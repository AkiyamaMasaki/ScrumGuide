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289C5B" w14:textId="77777777" w:rsidR="00CB4157" w:rsidRDefault="00CB4157" w:rsidP="002A46F6">
      <w:pPr>
        <w:spacing w:before="120"/>
        <w:ind w:firstLine="720"/>
        <w:jc w:val="right"/>
        <w:rPr>
          <w:rFonts w:ascii="Times New Roman" w:hAnsi="Times New Roman"/>
          <w:sz w:val="48"/>
        </w:rPr>
      </w:pPr>
    </w:p>
    <w:p w14:paraId="38030E4D" w14:textId="48379BFA" w:rsidR="00CB4157" w:rsidRDefault="00490AD1" w:rsidP="004D3798">
      <w:pPr>
        <w:pStyle w:val="Title"/>
        <w:pBdr>
          <w:bottom w:val="single" w:sz="8" w:space="31" w:color="4F81BD" w:themeColor="accent1"/>
        </w:pBdr>
        <w:rPr>
          <w:rFonts w:ascii="Times New Roman" w:hAnsi="Times New Roman"/>
          <w:color w:val="7F7F7F"/>
          <w:sz w:val="48"/>
        </w:rPr>
      </w:pPr>
      <w:r w:rsidRPr="00490AD1">
        <w:rPr>
          <w:rFonts w:asciiTheme="minorHAnsi" w:hAnsiTheme="minorHAnsi" w:cstheme="minorHAnsi"/>
          <w:noProof/>
          <w:sz w:val="96"/>
        </w:rPr>
        <w:t>The Scrum Guide</w:t>
      </w:r>
    </w:p>
    <w:p w14:paraId="68486AA3" w14:textId="77777777" w:rsidR="004D3798" w:rsidRPr="00A33693" w:rsidRDefault="004D3798" w:rsidP="00A33693">
      <w:pPr>
        <w:spacing w:before="120"/>
        <w:jc w:val="center"/>
        <w:rPr>
          <w:rFonts w:cstheme="minorHAnsi"/>
          <w:color w:val="7F7F7F"/>
          <w:sz w:val="44"/>
          <w:szCs w:val="44"/>
        </w:rPr>
      </w:pPr>
      <w:r w:rsidRPr="00A33693">
        <w:rPr>
          <w:rFonts w:cstheme="minorHAnsi"/>
          <w:color w:val="7F7F7F"/>
          <w:sz w:val="44"/>
          <w:szCs w:val="44"/>
        </w:rPr>
        <w:t xml:space="preserve">The </w:t>
      </w:r>
      <w:r w:rsidR="007816C7" w:rsidRPr="00A33693">
        <w:rPr>
          <w:rFonts w:cstheme="minorHAnsi"/>
          <w:color w:val="7F7F7F"/>
          <w:sz w:val="44"/>
          <w:szCs w:val="44"/>
        </w:rPr>
        <w:t>Definitive Guide</w:t>
      </w:r>
      <w:r w:rsidRPr="00A33693">
        <w:rPr>
          <w:rFonts w:cstheme="minorHAnsi"/>
          <w:color w:val="7F7F7F"/>
          <w:sz w:val="44"/>
          <w:szCs w:val="44"/>
        </w:rPr>
        <w:t xml:space="preserve"> to Scrum</w:t>
      </w:r>
      <w:proofErr w:type="gramStart"/>
      <w:r w:rsidR="009D395E" w:rsidRPr="00A33693">
        <w:rPr>
          <w:rFonts w:cstheme="minorHAnsi"/>
          <w:color w:val="7F7F7F"/>
          <w:sz w:val="44"/>
          <w:szCs w:val="44"/>
        </w:rPr>
        <w:t>:</w:t>
      </w:r>
      <w:proofErr w:type="gramEnd"/>
      <w:r w:rsidR="00A33693" w:rsidRPr="00A33693">
        <w:rPr>
          <w:rFonts w:cstheme="minorHAnsi"/>
          <w:color w:val="7F7F7F"/>
          <w:sz w:val="44"/>
          <w:szCs w:val="44"/>
        </w:rPr>
        <w:br/>
      </w:r>
      <w:r w:rsidR="009D395E" w:rsidRPr="00A33693">
        <w:rPr>
          <w:rFonts w:cstheme="minorHAnsi"/>
          <w:color w:val="7F7F7F"/>
          <w:sz w:val="44"/>
          <w:szCs w:val="44"/>
        </w:rPr>
        <w:t>The Rules of the Game</w:t>
      </w:r>
    </w:p>
    <w:p w14:paraId="3D2FDC76" w14:textId="46F1CD3C" w:rsidR="004D3798" w:rsidRDefault="002A46F6" w:rsidP="006B76C4">
      <w:pPr>
        <w:spacing w:before="120"/>
        <w:rPr>
          <w:rFonts w:ascii="Times New Roman" w:hAnsi="Times New Roman"/>
          <w:color w:val="7F7F7F"/>
          <w:sz w:val="48"/>
        </w:rPr>
      </w:pPr>
      <w:r w:rsidRPr="006B76C4">
        <w:rPr>
          <w:rFonts w:ascii="Times New Roman" w:hAnsi="Times New Roman"/>
          <w:noProof/>
          <w:color w:val="7F7F7F"/>
          <w:sz w:val="48"/>
        </w:rPr>
        <w:drawing>
          <wp:anchor distT="0" distB="0" distL="114300" distR="114300" simplePos="0" relativeHeight="251676160" behindDoc="0" locked="0" layoutInCell="1" allowOverlap="1" wp14:anchorId="7B15C662" wp14:editId="58C46AD2">
            <wp:simplePos x="0" y="0"/>
            <wp:positionH relativeFrom="margin">
              <wp:posOffset>1409700</wp:posOffset>
            </wp:positionH>
            <wp:positionV relativeFrom="margin">
              <wp:posOffset>3362325</wp:posOffset>
            </wp:positionV>
            <wp:extent cx="1667510" cy="548640"/>
            <wp:effectExtent l="0" t="0" r="8890" b="3810"/>
            <wp:wrapNone/>
            <wp:docPr id="5" name="Picture 1" descr="::::j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ff.jpg"/>
                    <pic:cNvPicPr>
                      <a:picLocks noChangeAspect="1" noChangeArrowheads="1"/>
                    </pic:cNvPicPr>
                  </pic:nvPicPr>
                  <pic:blipFill>
                    <a:blip r:embed="rId10">
                      <a:lum bright="9000"/>
                      <a:extLst>
                        <a:ext uri="{28A0092B-C50C-407E-A947-70E740481C1C}">
                          <a14:useLocalDpi xmlns:a14="http://schemas.microsoft.com/office/drawing/2010/main" val="0"/>
                        </a:ext>
                      </a:extLst>
                    </a:blip>
                    <a:srcRect/>
                    <a:stretch>
                      <a:fillRect/>
                    </a:stretch>
                  </pic:blipFill>
                  <pic:spPr bwMode="auto">
                    <a:xfrm>
                      <a:off x="0" y="0"/>
                      <a:ext cx="1667510" cy="548640"/>
                    </a:xfrm>
                    <a:prstGeom prst="rect">
                      <a:avLst/>
                    </a:prstGeom>
                    <a:noFill/>
                    <a:ln w="9525">
                      <a:noFill/>
                      <a:miter lim="800000"/>
                      <a:headEnd/>
                      <a:tailEnd/>
                    </a:ln>
                  </pic:spPr>
                </pic:pic>
              </a:graphicData>
            </a:graphic>
            <wp14:sizeRelH relativeFrom="margin">
              <wp14:pctWidth>0</wp14:pctWidth>
            </wp14:sizeRelH>
            <wp14:sizeRelV relativeFrom="page">
              <wp14:pctHeight>0</wp14:pctHeight>
            </wp14:sizeRelV>
          </wp:anchor>
        </w:drawing>
      </w:r>
      <w:r w:rsidRPr="00A33693">
        <w:rPr>
          <w:rFonts w:cstheme="minorHAnsi"/>
          <w:noProof/>
          <w:color w:val="7F7F7F"/>
          <w:sz w:val="44"/>
          <w:szCs w:val="44"/>
        </w:rPr>
        <w:drawing>
          <wp:anchor distT="0" distB="0" distL="114300" distR="114300" simplePos="0" relativeHeight="251675136" behindDoc="0" locked="0" layoutInCell="1" allowOverlap="1" wp14:anchorId="10C05404" wp14:editId="455B4074">
            <wp:simplePos x="0" y="0"/>
            <wp:positionH relativeFrom="margin">
              <wp:posOffset>0</wp:posOffset>
            </wp:positionH>
            <wp:positionV relativeFrom="margin">
              <wp:posOffset>3311525</wp:posOffset>
            </wp:positionV>
            <wp:extent cx="1285875" cy="3650615"/>
            <wp:effectExtent l="0" t="0" r="952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jeff.jpg"/>
                    <pic:cNvPicPr/>
                  </pic:nvPicPr>
                  <pic:blipFill>
                    <a:blip r:embed="rId11">
                      <a:extLst>
                        <a:ext uri="{28A0092B-C50C-407E-A947-70E740481C1C}">
                          <a14:useLocalDpi xmlns:a14="http://schemas.microsoft.com/office/drawing/2010/main" val="0"/>
                        </a:ext>
                      </a:extLst>
                    </a:blip>
                    <a:stretch>
                      <a:fillRect/>
                    </a:stretch>
                  </pic:blipFill>
                  <pic:spPr>
                    <a:xfrm>
                      <a:off x="0" y="0"/>
                      <a:ext cx="1285875" cy="3650615"/>
                    </a:xfrm>
                    <a:prstGeom prst="rect">
                      <a:avLst/>
                    </a:prstGeom>
                  </pic:spPr>
                </pic:pic>
              </a:graphicData>
            </a:graphic>
            <wp14:sizeRelH relativeFrom="margin">
              <wp14:pctWidth>0</wp14:pctWidth>
            </wp14:sizeRelH>
            <wp14:sizeRelV relativeFrom="margin">
              <wp14:pctHeight>0</wp14:pctHeight>
            </wp14:sizeRelV>
          </wp:anchor>
        </w:drawing>
      </w:r>
      <w:r w:rsidR="00266BF0">
        <w:rPr>
          <w:rFonts w:ascii="Times New Roman" w:hAnsi="Times New Roman"/>
          <w:color w:val="7F7F7F"/>
          <w:sz w:val="48"/>
        </w:rPr>
        <w:t xml:space="preserve"> </w:t>
      </w:r>
    </w:p>
    <w:p w14:paraId="70296E42" w14:textId="77777777" w:rsidR="004D3798" w:rsidRDefault="004D3798" w:rsidP="00CB4157">
      <w:pPr>
        <w:spacing w:before="120"/>
        <w:jc w:val="right"/>
        <w:rPr>
          <w:rFonts w:ascii="Times New Roman" w:hAnsi="Times New Roman"/>
          <w:color w:val="7F7F7F"/>
          <w:sz w:val="48"/>
        </w:rPr>
      </w:pPr>
    </w:p>
    <w:p w14:paraId="0077E08D" w14:textId="77777777" w:rsidR="00A33693" w:rsidRDefault="00A33693" w:rsidP="00A33693">
      <w:pPr>
        <w:spacing w:before="120"/>
        <w:jc w:val="right"/>
        <w:rPr>
          <w:rStyle w:val="Emphasis"/>
        </w:rPr>
      </w:pPr>
    </w:p>
    <w:p w14:paraId="11EE3D65" w14:textId="77777777" w:rsidR="00A33693" w:rsidRDefault="00A33693" w:rsidP="00A33693">
      <w:pPr>
        <w:spacing w:before="120"/>
        <w:jc w:val="right"/>
        <w:rPr>
          <w:rStyle w:val="Emphasis"/>
        </w:rPr>
      </w:pPr>
    </w:p>
    <w:p w14:paraId="7BB5F9B2" w14:textId="77777777" w:rsidR="006B76C4" w:rsidRDefault="006B76C4" w:rsidP="00A33693">
      <w:pPr>
        <w:spacing w:before="120"/>
        <w:jc w:val="right"/>
        <w:rPr>
          <w:rStyle w:val="Emphasis"/>
        </w:rPr>
      </w:pPr>
    </w:p>
    <w:p w14:paraId="0F391B3D" w14:textId="77777777" w:rsidR="00A33693" w:rsidRDefault="00A33693" w:rsidP="00A33693">
      <w:pPr>
        <w:spacing w:before="120"/>
        <w:jc w:val="right"/>
        <w:rPr>
          <w:rStyle w:val="Emphasis"/>
        </w:rPr>
      </w:pPr>
    </w:p>
    <w:p w14:paraId="1CD6AEE1" w14:textId="77777777" w:rsidR="006B76C4" w:rsidRDefault="006B76C4" w:rsidP="006B76C4">
      <w:pPr>
        <w:spacing w:before="120"/>
        <w:rPr>
          <w:rStyle w:val="Emphasis"/>
          <w:sz w:val="36"/>
        </w:rPr>
      </w:pPr>
      <w:r w:rsidRPr="006B76C4">
        <w:rPr>
          <w:rStyle w:val="Emphasis"/>
          <w:noProof/>
          <w:sz w:val="36"/>
        </w:rPr>
        <w:drawing>
          <wp:anchor distT="0" distB="0" distL="114300" distR="114300" simplePos="0" relativeHeight="251677184" behindDoc="0" locked="0" layoutInCell="1" allowOverlap="1" wp14:anchorId="63E53444" wp14:editId="203FD014">
            <wp:simplePos x="0" y="0"/>
            <wp:positionH relativeFrom="margin">
              <wp:posOffset>1409700</wp:posOffset>
            </wp:positionH>
            <wp:positionV relativeFrom="margin">
              <wp:posOffset>5429250</wp:posOffset>
            </wp:positionV>
            <wp:extent cx="1485393" cy="548640"/>
            <wp:effectExtent l="0" t="0" r="635" b="3810"/>
            <wp:wrapNone/>
            <wp:docPr id="8" name="Picture 2" descr="::::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n.jpg"/>
                    <pic:cNvPicPr>
                      <a:picLocks noChangeAspect="1" noChangeArrowheads="1"/>
                    </pic:cNvPicPr>
                  </pic:nvPicPr>
                  <pic:blipFill>
                    <a:blip r:embed="rId12">
                      <a:lum bright="9000"/>
                      <a:extLst>
                        <a:ext uri="{28A0092B-C50C-407E-A947-70E740481C1C}">
                          <a14:useLocalDpi xmlns:a14="http://schemas.microsoft.com/office/drawing/2010/main" val="0"/>
                        </a:ext>
                      </a:extLst>
                    </a:blip>
                    <a:srcRect/>
                    <a:stretch>
                      <a:fillRect/>
                    </a:stretch>
                  </pic:blipFill>
                  <pic:spPr bwMode="auto">
                    <a:xfrm>
                      <a:off x="0" y="0"/>
                      <a:ext cx="1485393" cy="548640"/>
                    </a:xfrm>
                    <a:prstGeom prst="rect">
                      <a:avLst/>
                    </a:prstGeom>
                    <a:noFill/>
                    <a:ln w="9525">
                      <a:noFill/>
                      <a:miter lim="800000"/>
                      <a:headEnd/>
                      <a:tailEnd/>
                    </a:ln>
                  </pic:spPr>
                </pic:pic>
              </a:graphicData>
            </a:graphic>
            <wp14:sizeRelH relativeFrom="margin">
              <wp14:pctWidth>0</wp14:pctWidth>
            </wp14:sizeRelH>
            <wp14:sizeRelV relativeFrom="page">
              <wp14:pctHeight>0</wp14:pctHeight>
            </wp14:sizeRelV>
          </wp:anchor>
        </w:drawing>
      </w:r>
    </w:p>
    <w:p w14:paraId="72FFBEA8" w14:textId="77777777" w:rsidR="006B76C4" w:rsidRDefault="006B76C4" w:rsidP="006B76C4">
      <w:pPr>
        <w:spacing w:before="120"/>
        <w:jc w:val="right"/>
        <w:rPr>
          <w:rStyle w:val="Emphasis"/>
          <w:sz w:val="36"/>
        </w:rPr>
      </w:pPr>
    </w:p>
    <w:p w14:paraId="584239D3" w14:textId="77777777" w:rsidR="006B76C4" w:rsidRPr="006B76C4" w:rsidRDefault="00155697" w:rsidP="002A46F6">
      <w:pPr>
        <w:spacing w:before="120"/>
        <w:ind w:left="5760" w:firstLine="720"/>
        <w:rPr>
          <w:i/>
          <w:iCs/>
          <w:color w:val="808080" w:themeColor="text1" w:themeTint="7F"/>
        </w:rPr>
      </w:pPr>
      <w:r>
        <w:rPr>
          <w:rStyle w:val="Emphasis"/>
          <w:sz w:val="36"/>
        </w:rPr>
        <w:t>July</w:t>
      </w:r>
      <w:r w:rsidRPr="00EE2587">
        <w:rPr>
          <w:rStyle w:val="Emphasis"/>
          <w:sz w:val="36"/>
        </w:rPr>
        <w:t xml:space="preserve"> </w:t>
      </w:r>
      <w:r w:rsidR="00CB4157" w:rsidRPr="00EE2587">
        <w:rPr>
          <w:rStyle w:val="Emphasis"/>
          <w:sz w:val="36"/>
        </w:rPr>
        <w:t>20</w:t>
      </w:r>
      <w:r w:rsidR="00B630E8" w:rsidRPr="00EE2587">
        <w:rPr>
          <w:rStyle w:val="Emphasis"/>
          <w:sz w:val="36"/>
        </w:rPr>
        <w:t>1</w:t>
      </w:r>
      <w:r w:rsidR="00CA4C45" w:rsidRPr="00EE2587">
        <w:rPr>
          <w:rStyle w:val="Emphasis"/>
          <w:sz w:val="36"/>
        </w:rPr>
        <w:t>1</w:t>
      </w:r>
    </w:p>
    <w:p w14:paraId="7FB14B29" w14:textId="77777777" w:rsidR="006B76C4" w:rsidRDefault="006B76C4" w:rsidP="00EE2587">
      <w:pPr>
        <w:spacing w:before="120"/>
        <w:jc w:val="center"/>
        <w:rPr>
          <w:rFonts w:ascii="Calibri" w:hAnsi="Calibri"/>
          <w:i/>
          <w:color w:val="BFBFBF"/>
          <w:sz w:val="28"/>
        </w:rPr>
      </w:pPr>
    </w:p>
    <w:p w14:paraId="4B1E4D61" w14:textId="77777777" w:rsidR="002A46F6" w:rsidRDefault="002A46F6" w:rsidP="00EE2587">
      <w:pPr>
        <w:spacing w:before="120"/>
        <w:jc w:val="center"/>
        <w:rPr>
          <w:rFonts w:ascii="Calibri" w:hAnsi="Calibri"/>
          <w:i/>
          <w:color w:val="BFBFBF"/>
          <w:sz w:val="28"/>
        </w:rPr>
      </w:pPr>
    </w:p>
    <w:p w14:paraId="4F9D593B" w14:textId="77777777" w:rsidR="006B76C4" w:rsidRDefault="00CB4157" w:rsidP="00EE2587">
      <w:pPr>
        <w:spacing w:before="120"/>
        <w:jc w:val="center"/>
        <w:rPr>
          <w:rFonts w:ascii="Calibri" w:hAnsi="Calibri"/>
          <w:i/>
          <w:color w:val="BFBFBF"/>
          <w:sz w:val="28"/>
        </w:rPr>
      </w:pPr>
      <w:r>
        <w:rPr>
          <w:rFonts w:ascii="Calibri" w:hAnsi="Calibri"/>
          <w:i/>
          <w:color w:val="BFBFBF"/>
          <w:sz w:val="28"/>
        </w:rPr>
        <w:t>Developed and sustained b</w:t>
      </w:r>
      <w:r w:rsidRPr="002E3855">
        <w:rPr>
          <w:rFonts w:ascii="Calibri" w:hAnsi="Calibri"/>
          <w:i/>
          <w:color w:val="BFBFBF"/>
          <w:sz w:val="28"/>
        </w:rPr>
        <w:t>y</w:t>
      </w:r>
      <w:r>
        <w:rPr>
          <w:rFonts w:ascii="Calibri" w:hAnsi="Calibri"/>
          <w:i/>
          <w:color w:val="BFBFBF"/>
          <w:sz w:val="28"/>
        </w:rPr>
        <w:t xml:space="preserve"> Ken Schwaber and Jeff Sutherland</w:t>
      </w:r>
    </w:p>
    <w:p w14:paraId="627517A7" w14:textId="77777777" w:rsidR="006B76C4" w:rsidRDefault="006B76C4" w:rsidP="00EE2587">
      <w:pPr>
        <w:spacing w:before="120"/>
        <w:jc w:val="center"/>
        <w:rPr>
          <w:rFonts w:ascii="Calibri" w:hAnsi="Calibri"/>
          <w:i/>
          <w:color w:val="BFBFBF"/>
          <w:sz w:val="28"/>
        </w:rPr>
      </w:pPr>
    </w:p>
    <w:p w14:paraId="1A8ECE1B" w14:textId="77777777" w:rsidR="00490AD1" w:rsidRDefault="00A33693" w:rsidP="00A33693">
      <w:pPr>
        <w:pStyle w:val="Title"/>
      </w:pPr>
      <w:r>
        <w:lastRenderedPageBreak/>
        <w:t>Table of Contents</w:t>
      </w:r>
    </w:p>
    <w:bookmarkStart w:id="0" w:name="_Toc293592574"/>
    <w:p w14:paraId="05280AA0" w14:textId="77777777" w:rsidR="00A11290" w:rsidRDefault="003F0F18">
      <w:pPr>
        <w:pStyle w:val="TOC1"/>
        <w:tabs>
          <w:tab w:val="right" w:leader="dot" w:pos="8630"/>
        </w:tabs>
        <w:rPr>
          <w:noProof/>
        </w:rPr>
      </w:pPr>
      <w:r>
        <w:fldChar w:fldCharType="begin"/>
      </w:r>
      <w:r w:rsidR="00301A45">
        <w:instrText xml:space="preserve"> TOC \o "1-2" \h \z \u </w:instrText>
      </w:r>
      <w:r>
        <w:fldChar w:fldCharType="separate"/>
      </w:r>
      <w:hyperlink w:anchor="_Toc299955962" w:history="1">
        <w:r w:rsidR="00A11290" w:rsidRPr="00C86C1D">
          <w:rPr>
            <w:rStyle w:val="Hyperlink"/>
            <w:noProof/>
          </w:rPr>
          <w:t>Purpose of the Scrum Guide</w:t>
        </w:r>
        <w:r w:rsidR="00A11290">
          <w:rPr>
            <w:noProof/>
            <w:webHidden/>
          </w:rPr>
          <w:tab/>
        </w:r>
        <w:r w:rsidR="00A11290">
          <w:rPr>
            <w:noProof/>
            <w:webHidden/>
          </w:rPr>
          <w:fldChar w:fldCharType="begin"/>
        </w:r>
        <w:r w:rsidR="00A11290">
          <w:rPr>
            <w:noProof/>
            <w:webHidden/>
          </w:rPr>
          <w:instrText xml:space="preserve"> PAGEREF _Toc299955962 \h </w:instrText>
        </w:r>
        <w:r w:rsidR="00A11290">
          <w:rPr>
            <w:noProof/>
            <w:webHidden/>
          </w:rPr>
        </w:r>
        <w:r w:rsidR="00A11290">
          <w:rPr>
            <w:noProof/>
            <w:webHidden/>
          </w:rPr>
          <w:fldChar w:fldCharType="separate"/>
        </w:r>
        <w:r w:rsidR="00A11290">
          <w:rPr>
            <w:noProof/>
            <w:webHidden/>
          </w:rPr>
          <w:t>3</w:t>
        </w:r>
        <w:r w:rsidR="00A11290">
          <w:rPr>
            <w:noProof/>
            <w:webHidden/>
          </w:rPr>
          <w:fldChar w:fldCharType="end"/>
        </w:r>
      </w:hyperlink>
    </w:p>
    <w:p w14:paraId="6C2C3FF1" w14:textId="77777777" w:rsidR="00A11290" w:rsidRDefault="00863D8D">
      <w:pPr>
        <w:pStyle w:val="TOC1"/>
        <w:tabs>
          <w:tab w:val="right" w:leader="dot" w:pos="8630"/>
        </w:tabs>
        <w:rPr>
          <w:noProof/>
        </w:rPr>
      </w:pPr>
      <w:hyperlink w:anchor="_Toc299955963" w:history="1">
        <w:r w:rsidR="00A11290" w:rsidRPr="00C86C1D">
          <w:rPr>
            <w:rStyle w:val="Hyperlink"/>
            <w:noProof/>
          </w:rPr>
          <w:t>Scrum Overview</w:t>
        </w:r>
        <w:r w:rsidR="00A11290">
          <w:rPr>
            <w:noProof/>
            <w:webHidden/>
          </w:rPr>
          <w:tab/>
        </w:r>
        <w:r w:rsidR="00A11290">
          <w:rPr>
            <w:noProof/>
            <w:webHidden/>
          </w:rPr>
          <w:fldChar w:fldCharType="begin"/>
        </w:r>
        <w:r w:rsidR="00A11290">
          <w:rPr>
            <w:noProof/>
            <w:webHidden/>
          </w:rPr>
          <w:instrText xml:space="preserve"> PAGEREF _Toc299955963 \h </w:instrText>
        </w:r>
        <w:r w:rsidR="00A11290">
          <w:rPr>
            <w:noProof/>
            <w:webHidden/>
          </w:rPr>
        </w:r>
        <w:r w:rsidR="00A11290">
          <w:rPr>
            <w:noProof/>
            <w:webHidden/>
          </w:rPr>
          <w:fldChar w:fldCharType="separate"/>
        </w:r>
        <w:r w:rsidR="00A11290">
          <w:rPr>
            <w:noProof/>
            <w:webHidden/>
          </w:rPr>
          <w:t>3</w:t>
        </w:r>
        <w:r w:rsidR="00A11290">
          <w:rPr>
            <w:noProof/>
            <w:webHidden/>
          </w:rPr>
          <w:fldChar w:fldCharType="end"/>
        </w:r>
      </w:hyperlink>
    </w:p>
    <w:p w14:paraId="789DDF25" w14:textId="77777777" w:rsidR="00A11290" w:rsidRDefault="00863D8D">
      <w:pPr>
        <w:pStyle w:val="TOC2"/>
        <w:tabs>
          <w:tab w:val="right" w:leader="dot" w:pos="8630"/>
        </w:tabs>
        <w:rPr>
          <w:noProof/>
        </w:rPr>
      </w:pPr>
      <w:hyperlink w:anchor="_Toc299955964" w:history="1">
        <w:r w:rsidR="00A11290" w:rsidRPr="00C86C1D">
          <w:rPr>
            <w:rStyle w:val="Hyperlink"/>
            <w:noProof/>
          </w:rPr>
          <w:t>Scrum Framework</w:t>
        </w:r>
        <w:r w:rsidR="00A11290">
          <w:rPr>
            <w:noProof/>
            <w:webHidden/>
          </w:rPr>
          <w:tab/>
        </w:r>
        <w:r w:rsidR="00A11290">
          <w:rPr>
            <w:noProof/>
            <w:webHidden/>
          </w:rPr>
          <w:fldChar w:fldCharType="begin"/>
        </w:r>
        <w:r w:rsidR="00A11290">
          <w:rPr>
            <w:noProof/>
            <w:webHidden/>
          </w:rPr>
          <w:instrText xml:space="preserve"> PAGEREF _Toc299955964 \h </w:instrText>
        </w:r>
        <w:r w:rsidR="00A11290">
          <w:rPr>
            <w:noProof/>
            <w:webHidden/>
          </w:rPr>
        </w:r>
        <w:r w:rsidR="00A11290">
          <w:rPr>
            <w:noProof/>
            <w:webHidden/>
          </w:rPr>
          <w:fldChar w:fldCharType="separate"/>
        </w:r>
        <w:r w:rsidR="00A11290">
          <w:rPr>
            <w:noProof/>
            <w:webHidden/>
          </w:rPr>
          <w:t>3</w:t>
        </w:r>
        <w:r w:rsidR="00A11290">
          <w:rPr>
            <w:noProof/>
            <w:webHidden/>
          </w:rPr>
          <w:fldChar w:fldCharType="end"/>
        </w:r>
      </w:hyperlink>
    </w:p>
    <w:p w14:paraId="5B8687C0" w14:textId="77777777" w:rsidR="00A11290" w:rsidRDefault="00863D8D">
      <w:pPr>
        <w:pStyle w:val="TOC1"/>
        <w:tabs>
          <w:tab w:val="right" w:leader="dot" w:pos="8630"/>
        </w:tabs>
        <w:rPr>
          <w:noProof/>
        </w:rPr>
      </w:pPr>
      <w:hyperlink w:anchor="_Toc299955965" w:history="1">
        <w:r w:rsidR="00A11290" w:rsidRPr="00C86C1D">
          <w:rPr>
            <w:rStyle w:val="Hyperlink"/>
            <w:noProof/>
          </w:rPr>
          <w:t>Scrum Theory</w:t>
        </w:r>
        <w:r w:rsidR="00A11290">
          <w:rPr>
            <w:noProof/>
            <w:webHidden/>
          </w:rPr>
          <w:tab/>
        </w:r>
        <w:r w:rsidR="00A11290">
          <w:rPr>
            <w:noProof/>
            <w:webHidden/>
          </w:rPr>
          <w:fldChar w:fldCharType="begin"/>
        </w:r>
        <w:r w:rsidR="00A11290">
          <w:rPr>
            <w:noProof/>
            <w:webHidden/>
          </w:rPr>
          <w:instrText xml:space="preserve"> PAGEREF _Toc299955965 \h </w:instrText>
        </w:r>
        <w:r w:rsidR="00A11290">
          <w:rPr>
            <w:noProof/>
            <w:webHidden/>
          </w:rPr>
        </w:r>
        <w:r w:rsidR="00A11290">
          <w:rPr>
            <w:noProof/>
            <w:webHidden/>
          </w:rPr>
          <w:fldChar w:fldCharType="separate"/>
        </w:r>
        <w:r w:rsidR="00A11290">
          <w:rPr>
            <w:noProof/>
            <w:webHidden/>
          </w:rPr>
          <w:t>4</w:t>
        </w:r>
        <w:r w:rsidR="00A11290">
          <w:rPr>
            <w:noProof/>
            <w:webHidden/>
          </w:rPr>
          <w:fldChar w:fldCharType="end"/>
        </w:r>
      </w:hyperlink>
    </w:p>
    <w:p w14:paraId="5312AD96" w14:textId="77777777" w:rsidR="00A11290" w:rsidRDefault="00863D8D">
      <w:pPr>
        <w:pStyle w:val="TOC1"/>
        <w:tabs>
          <w:tab w:val="right" w:leader="dot" w:pos="8630"/>
        </w:tabs>
        <w:rPr>
          <w:noProof/>
        </w:rPr>
      </w:pPr>
      <w:hyperlink w:anchor="_Toc299955966" w:history="1">
        <w:r w:rsidR="00A11290" w:rsidRPr="00C86C1D">
          <w:rPr>
            <w:rStyle w:val="Hyperlink"/>
            <w:noProof/>
          </w:rPr>
          <w:t>Scrum</w:t>
        </w:r>
        <w:r w:rsidR="00A11290">
          <w:rPr>
            <w:noProof/>
            <w:webHidden/>
          </w:rPr>
          <w:tab/>
        </w:r>
        <w:r w:rsidR="00A11290">
          <w:rPr>
            <w:noProof/>
            <w:webHidden/>
          </w:rPr>
          <w:fldChar w:fldCharType="begin"/>
        </w:r>
        <w:r w:rsidR="00A11290">
          <w:rPr>
            <w:noProof/>
            <w:webHidden/>
          </w:rPr>
          <w:instrText xml:space="preserve"> PAGEREF _Toc299955966 \h </w:instrText>
        </w:r>
        <w:r w:rsidR="00A11290">
          <w:rPr>
            <w:noProof/>
            <w:webHidden/>
          </w:rPr>
        </w:r>
        <w:r w:rsidR="00A11290">
          <w:rPr>
            <w:noProof/>
            <w:webHidden/>
          </w:rPr>
          <w:fldChar w:fldCharType="separate"/>
        </w:r>
        <w:r w:rsidR="00A11290">
          <w:rPr>
            <w:noProof/>
            <w:webHidden/>
          </w:rPr>
          <w:t>5</w:t>
        </w:r>
        <w:r w:rsidR="00A11290">
          <w:rPr>
            <w:noProof/>
            <w:webHidden/>
          </w:rPr>
          <w:fldChar w:fldCharType="end"/>
        </w:r>
      </w:hyperlink>
    </w:p>
    <w:p w14:paraId="0E9A2F5C" w14:textId="77777777" w:rsidR="00A11290" w:rsidRDefault="00863D8D">
      <w:pPr>
        <w:pStyle w:val="TOC1"/>
        <w:tabs>
          <w:tab w:val="right" w:leader="dot" w:pos="8630"/>
        </w:tabs>
        <w:rPr>
          <w:noProof/>
        </w:rPr>
      </w:pPr>
      <w:hyperlink w:anchor="_Toc299955967" w:history="1">
        <w:r w:rsidR="00A11290" w:rsidRPr="00C86C1D">
          <w:rPr>
            <w:rStyle w:val="Hyperlink"/>
            <w:noProof/>
          </w:rPr>
          <w:t>The Scrum Team</w:t>
        </w:r>
        <w:r w:rsidR="00A11290">
          <w:rPr>
            <w:noProof/>
            <w:webHidden/>
          </w:rPr>
          <w:tab/>
        </w:r>
        <w:r w:rsidR="00A11290">
          <w:rPr>
            <w:noProof/>
            <w:webHidden/>
          </w:rPr>
          <w:fldChar w:fldCharType="begin"/>
        </w:r>
        <w:r w:rsidR="00A11290">
          <w:rPr>
            <w:noProof/>
            <w:webHidden/>
          </w:rPr>
          <w:instrText xml:space="preserve"> PAGEREF _Toc299955967 \h </w:instrText>
        </w:r>
        <w:r w:rsidR="00A11290">
          <w:rPr>
            <w:noProof/>
            <w:webHidden/>
          </w:rPr>
        </w:r>
        <w:r w:rsidR="00A11290">
          <w:rPr>
            <w:noProof/>
            <w:webHidden/>
          </w:rPr>
          <w:fldChar w:fldCharType="separate"/>
        </w:r>
        <w:r w:rsidR="00A11290">
          <w:rPr>
            <w:noProof/>
            <w:webHidden/>
          </w:rPr>
          <w:t>5</w:t>
        </w:r>
        <w:r w:rsidR="00A11290">
          <w:rPr>
            <w:noProof/>
            <w:webHidden/>
          </w:rPr>
          <w:fldChar w:fldCharType="end"/>
        </w:r>
      </w:hyperlink>
    </w:p>
    <w:p w14:paraId="4C17840F" w14:textId="77777777" w:rsidR="00A11290" w:rsidRDefault="00863D8D">
      <w:pPr>
        <w:pStyle w:val="TOC2"/>
        <w:tabs>
          <w:tab w:val="right" w:leader="dot" w:pos="8630"/>
        </w:tabs>
        <w:rPr>
          <w:noProof/>
        </w:rPr>
      </w:pPr>
      <w:hyperlink w:anchor="_Toc299955968" w:history="1">
        <w:r w:rsidR="00A11290" w:rsidRPr="00C86C1D">
          <w:rPr>
            <w:rStyle w:val="Hyperlink"/>
            <w:noProof/>
          </w:rPr>
          <w:t>The Product Owner</w:t>
        </w:r>
        <w:r w:rsidR="00A11290">
          <w:rPr>
            <w:noProof/>
            <w:webHidden/>
          </w:rPr>
          <w:tab/>
        </w:r>
        <w:r w:rsidR="00A11290">
          <w:rPr>
            <w:noProof/>
            <w:webHidden/>
          </w:rPr>
          <w:fldChar w:fldCharType="begin"/>
        </w:r>
        <w:r w:rsidR="00A11290">
          <w:rPr>
            <w:noProof/>
            <w:webHidden/>
          </w:rPr>
          <w:instrText xml:space="preserve"> PAGEREF _Toc299955968 \h </w:instrText>
        </w:r>
        <w:r w:rsidR="00A11290">
          <w:rPr>
            <w:noProof/>
            <w:webHidden/>
          </w:rPr>
        </w:r>
        <w:r w:rsidR="00A11290">
          <w:rPr>
            <w:noProof/>
            <w:webHidden/>
          </w:rPr>
          <w:fldChar w:fldCharType="separate"/>
        </w:r>
        <w:r w:rsidR="00A11290">
          <w:rPr>
            <w:noProof/>
            <w:webHidden/>
          </w:rPr>
          <w:t>5</w:t>
        </w:r>
        <w:r w:rsidR="00A11290">
          <w:rPr>
            <w:noProof/>
            <w:webHidden/>
          </w:rPr>
          <w:fldChar w:fldCharType="end"/>
        </w:r>
      </w:hyperlink>
    </w:p>
    <w:p w14:paraId="3D3210A9" w14:textId="77777777" w:rsidR="00A11290" w:rsidRDefault="00863D8D">
      <w:pPr>
        <w:pStyle w:val="TOC2"/>
        <w:tabs>
          <w:tab w:val="right" w:leader="dot" w:pos="8630"/>
        </w:tabs>
        <w:rPr>
          <w:noProof/>
        </w:rPr>
      </w:pPr>
      <w:hyperlink w:anchor="_Toc299955969" w:history="1">
        <w:r w:rsidR="00A11290" w:rsidRPr="00C86C1D">
          <w:rPr>
            <w:rStyle w:val="Hyperlink"/>
            <w:noProof/>
          </w:rPr>
          <w:t>The Development Team</w:t>
        </w:r>
        <w:r w:rsidR="00A11290">
          <w:rPr>
            <w:noProof/>
            <w:webHidden/>
          </w:rPr>
          <w:tab/>
        </w:r>
        <w:r w:rsidR="00A11290">
          <w:rPr>
            <w:noProof/>
            <w:webHidden/>
          </w:rPr>
          <w:fldChar w:fldCharType="begin"/>
        </w:r>
        <w:r w:rsidR="00A11290">
          <w:rPr>
            <w:noProof/>
            <w:webHidden/>
          </w:rPr>
          <w:instrText xml:space="preserve"> PAGEREF _Toc299955969 \h </w:instrText>
        </w:r>
        <w:r w:rsidR="00A11290">
          <w:rPr>
            <w:noProof/>
            <w:webHidden/>
          </w:rPr>
        </w:r>
        <w:r w:rsidR="00A11290">
          <w:rPr>
            <w:noProof/>
            <w:webHidden/>
          </w:rPr>
          <w:fldChar w:fldCharType="separate"/>
        </w:r>
        <w:r w:rsidR="00A11290">
          <w:rPr>
            <w:noProof/>
            <w:webHidden/>
          </w:rPr>
          <w:t>6</w:t>
        </w:r>
        <w:r w:rsidR="00A11290">
          <w:rPr>
            <w:noProof/>
            <w:webHidden/>
          </w:rPr>
          <w:fldChar w:fldCharType="end"/>
        </w:r>
      </w:hyperlink>
    </w:p>
    <w:p w14:paraId="44B5FBBC" w14:textId="77777777" w:rsidR="00A11290" w:rsidRDefault="00863D8D">
      <w:pPr>
        <w:pStyle w:val="TOC2"/>
        <w:tabs>
          <w:tab w:val="right" w:leader="dot" w:pos="8630"/>
        </w:tabs>
        <w:rPr>
          <w:noProof/>
        </w:rPr>
      </w:pPr>
      <w:hyperlink w:anchor="_Toc299955970" w:history="1">
        <w:r w:rsidR="00A11290" w:rsidRPr="00C86C1D">
          <w:rPr>
            <w:rStyle w:val="Hyperlink"/>
            <w:noProof/>
          </w:rPr>
          <w:t>The Scrum Master</w:t>
        </w:r>
        <w:r w:rsidR="00A11290">
          <w:rPr>
            <w:noProof/>
            <w:webHidden/>
          </w:rPr>
          <w:tab/>
        </w:r>
        <w:r w:rsidR="00A11290">
          <w:rPr>
            <w:noProof/>
            <w:webHidden/>
          </w:rPr>
          <w:fldChar w:fldCharType="begin"/>
        </w:r>
        <w:r w:rsidR="00A11290">
          <w:rPr>
            <w:noProof/>
            <w:webHidden/>
          </w:rPr>
          <w:instrText xml:space="preserve"> PAGEREF _Toc299955970 \h </w:instrText>
        </w:r>
        <w:r w:rsidR="00A11290">
          <w:rPr>
            <w:noProof/>
            <w:webHidden/>
          </w:rPr>
        </w:r>
        <w:r w:rsidR="00A11290">
          <w:rPr>
            <w:noProof/>
            <w:webHidden/>
          </w:rPr>
          <w:fldChar w:fldCharType="separate"/>
        </w:r>
        <w:r w:rsidR="00A11290">
          <w:rPr>
            <w:noProof/>
            <w:webHidden/>
          </w:rPr>
          <w:t>6</w:t>
        </w:r>
        <w:r w:rsidR="00A11290">
          <w:rPr>
            <w:noProof/>
            <w:webHidden/>
          </w:rPr>
          <w:fldChar w:fldCharType="end"/>
        </w:r>
      </w:hyperlink>
    </w:p>
    <w:p w14:paraId="14873B0F" w14:textId="77777777" w:rsidR="00A11290" w:rsidRDefault="00863D8D">
      <w:pPr>
        <w:pStyle w:val="TOC1"/>
        <w:tabs>
          <w:tab w:val="right" w:leader="dot" w:pos="8630"/>
        </w:tabs>
        <w:rPr>
          <w:noProof/>
        </w:rPr>
      </w:pPr>
      <w:hyperlink w:anchor="_Toc299955971" w:history="1">
        <w:r w:rsidR="00A11290" w:rsidRPr="00C86C1D">
          <w:rPr>
            <w:rStyle w:val="Hyperlink"/>
            <w:noProof/>
          </w:rPr>
          <w:t>Scrum Events</w:t>
        </w:r>
        <w:r w:rsidR="00A11290">
          <w:rPr>
            <w:noProof/>
            <w:webHidden/>
          </w:rPr>
          <w:tab/>
        </w:r>
        <w:r w:rsidR="00A11290">
          <w:rPr>
            <w:noProof/>
            <w:webHidden/>
          </w:rPr>
          <w:fldChar w:fldCharType="begin"/>
        </w:r>
        <w:r w:rsidR="00A11290">
          <w:rPr>
            <w:noProof/>
            <w:webHidden/>
          </w:rPr>
          <w:instrText xml:space="preserve"> PAGEREF _Toc299955971 \h </w:instrText>
        </w:r>
        <w:r w:rsidR="00A11290">
          <w:rPr>
            <w:noProof/>
            <w:webHidden/>
          </w:rPr>
        </w:r>
        <w:r w:rsidR="00A11290">
          <w:rPr>
            <w:noProof/>
            <w:webHidden/>
          </w:rPr>
          <w:fldChar w:fldCharType="separate"/>
        </w:r>
        <w:r w:rsidR="00A11290">
          <w:rPr>
            <w:noProof/>
            <w:webHidden/>
          </w:rPr>
          <w:t>7</w:t>
        </w:r>
        <w:r w:rsidR="00A11290">
          <w:rPr>
            <w:noProof/>
            <w:webHidden/>
          </w:rPr>
          <w:fldChar w:fldCharType="end"/>
        </w:r>
      </w:hyperlink>
    </w:p>
    <w:p w14:paraId="22F1672C" w14:textId="77777777" w:rsidR="00A11290" w:rsidRDefault="00863D8D">
      <w:pPr>
        <w:pStyle w:val="TOC2"/>
        <w:tabs>
          <w:tab w:val="right" w:leader="dot" w:pos="8630"/>
        </w:tabs>
        <w:rPr>
          <w:noProof/>
        </w:rPr>
      </w:pPr>
      <w:hyperlink w:anchor="_Toc299955972" w:history="1">
        <w:r w:rsidR="00A11290" w:rsidRPr="00C86C1D">
          <w:rPr>
            <w:rStyle w:val="Hyperlink"/>
            <w:noProof/>
          </w:rPr>
          <w:t>The Sprint</w:t>
        </w:r>
        <w:r w:rsidR="00A11290">
          <w:rPr>
            <w:noProof/>
            <w:webHidden/>
          </w:rPr>
          <w:tab/>
        </w:r>
        <w:r w:rsidR="00A11290">
          <w:rPr>
            <w:noProof/>
            <w:webHidden/>
          </w:rPr>
          <w:fldChar w:fldCharType="begin"/>
        </w:r>
        <w:r w:rsidR="00A11290">
          <w:rPr>
            <w:noProof/>
            <w:webHidden/>
          </w:rPr>
          <w:instrText xml:space="preserve"> PAGEREF _Toc299955972 \h </w:instrText>
        </w:r>
        <w:r w:rsidR="00A11290">
          <w:rPr>
            <w:noProof/>
            <w:webHidden/>
          </w:rPr>
        </w:r>
        <w:r w:rsidR="00A11290">
          <w:rPr>
            <w:noProof/>
            <w:webHidden/>
          </w:rPr>
          <w:fldChar w:fldCharType="separate"/>
        </w:r>
        <w:r w:rsidR="00A11290">
          <w:rPr>
            <w:noProof/>
            <w:webHidden/>
          </w:rPr>
          <w:t>8</w:t>
        </w:r>
        <w:r w:rsidR="00A11290">
          <w:rPr>
            <w:noProof/>
            <w:webHidden/>
          </w:rPr>
          <w:fldChar w:fldCharType="end"/>
        </w:r>
      </w:hyperlink>
    </w:p>
    <w:p w14:paraId="220FC9B8" w14:textId="77777777" w:rsidR="00A11290" w:rsidRDefault="00863D8D">
      <w:pPr>
        <w:pStyle w:val="TOC2"/>
        <w:tabs>
          <w:tab w:val="right" w:leader="dot" w:pos="8630"/>
        </w:tabs>
        <w:rPr>
          <w:noProof/>
        </w:rPr>
      </w:pPr>
      <w:hyperlink w:anchor="_Toc299955973" w:history="1">
        <w:r w:rsidR="00A11290" w:rsidRPr="00C86C1D">
          <w:rPr>
            <w:rStyle w:val="Hyperlink"/>
            <w:noProof/>
          </w:rPr>
          <w:t>Sprint Planning Meeting</w:t>
        </w:r>
        <w:r w:rsidR="00A11290">
          <w:rPr>
            <w:noProof/>
            <w:webHidden/>
          </w:rPr>
          <w:tab/>
        </w:r>
        <w:r w:rsidR="00A11290">
          <w:rPr>
            <w:noProof/>
            <w:webHidden/>
          </w:rPr>
          <w:fldChar w:fldCharType="begin"/>
        </w:r>
        <w:r w:rsidR="00A11290">
          <w:rPr>
            <w:noProof/>
            <w:webHidden/>
          </w:rPr>
          <w:instrText xml:space="preserve"> PAGEREF _Toc299955973 \h </w:instrText>
        </w:r>
        <w:r w:rsidR="00A11290">
          <w:rPr>
            <w:noProof/>
            <w:webHidden/>
          </w:rPr>
        </w:r>
        <w:r w:rsidR="00A11290">
          <w:rPr>
            <w:noProof/>
            <w:webHidden/>
          </w:rPr>
          <w:fldChar w:fldCharType="separate"/>
        </w:r>
        <w:r w:rsidR="00A11290">
          <w:rPr>
            <w:noProof/>
            <w:webHidden/>
          </w:rPr>
          <w:t>9</w:t>
        </w:r>
        <w:r w:rsidR="00A11290">
          <w:rPr>
            <w:noProof/>
            <w:webHidden/>
          </w:rPr>
          <w:fldChar w:fldCharType="end"/>
        </w:r>
      </w:hyperlink>
    </w:p>
    <w:p w14:paraId="52BA5D4D" w14:textId="77777777" w:rsidR="00A11290" w:rsidRDefault="00863D8D">
      <w:pPr>
        <w:pStyle w:val="TOC2"/>
        <w:tabs>
          <w:tab w:val="right" w:leader="dot" w:pos="8630"/>
        </w:tabs>
        <w:rPr>
          <w:noProof/>
        </w:rPr>
      </w:pPr>
      <w:hyperlink w:anchor="_Toc299955974" w:history="1">
        <w:r w:rsidR="00A11290" w:rsidRPr="00C86C1D">
          <w:rPr>
            <w:rStyle w:val="Hyperlink"/>
            <w:noProof/>
          </w:rPr>
          <w:t>Daily Scrum</w:t>
        </w:r>
        <w:r w:rsidR="00A11290">
          <w:rPr>
            <w:noProof/>
            <w:webHidden/>
          </w:rPr>
          <w:tab/>
        </w:r>
        <w:r w:rsidR="00A11290">
          <w:rPr>
            <w:noProof/>
            <w:webHidden/>
          </w:rPr>
          <w:fldChar w:fldCharType="begin"/>
        </w:r>
        <w:r w:rsidR="00A11290">
          <w:rPr>
            <w:noProof/>
            <w:webHidden/>
          </w:rPr>
          <w:instrText xml:space="preserve"> PAGEREF _Toc299955974 \h </w:instrText>
        </w:r>
        <w:r w:rsidR="00A11290">
          <w:rPr>
            <w:noProof/>
            <w:webHidden/>
          </w:rPr>
        </w:r>
        <w:r w:rsidR="00A11290">
          <w:rPr>
            <w:noProof/>
            <w:webHidden/>
          </w:rPr>
          <w:fldChar w:fldCharType="separate"/>
        </w:r>
        <w:r w:rsidR="00A11290">
          <w:rPr>
            <w:noProof/>
            <w:webHidden/>
          </w:rPr>
          <w:t>10</w:t>
        </w:r>
        <w:r w:rsidR="00A11290">
          <w:rPr>
            <w:noProof/>
            <w:webHidden/>
          </w:rPr>
          <w:fldChar w:fldCharType="end"/>
        </w:r>
      </w:hyperlink>
    </w:p>
    <w:p w14:paraId="529A3B6C" w14:textId="77777777" w:rsidR="00A11290" w:rsidRDefault="00863D8D">
      <w:pPr>
        <w:pStyle w:val="TOC2"/>
        <w:tabs>
          <w:tab w:val="right" w:leader="dot" w:pos="8630"/>
        </w:tabs>
        <w:rPr>
          <w:noProof/>
        </w:rPr>
      </w:pPr>
      <w:hyperlink w:anchor="_Toc299955975" w:history="1">
        <w:r w:rsidR="00A11290" w:rsidRPr="00C86C1D">
          <w:rPr>
            <w:rStyle w:val="Hyperlink"/>
            <w:noProof/>
          </w:rPr>
          <w:t>Sprint Review</w:t>
        </w:r>
        <w:r w:rsidR="00A11290">
          <w:rPr>
            <w:noProof/>
            <w:webHidden/>
          </w:rPr>
          <w:tab/>
        </w:r>
        <w:r w:rsidR="00A11290">
          <w:rPr>
            <w:noProof/>
            <w:webHidden/>
          </w:rPr>
          <w:fldChar w:fldCharType="begin"/>
        </w:r>
        <w:r w:rsidR="00A11290">
          <w:rPr>
            <w:noProof/>
            <w:webHidden/>
          </w:rPr>
          <w:instrText xml:space="preserve"> PAGEREF _Toc299955975 \h </w:instrText>
        </w:r>
        <w:r w:rsidR="00A11290">
          <w:rPr>
            <w:noProof/>
            <w:webHidden/>
          </w:rPr>
        </w:r>
        <w:r w:rsidR="00A11290">
          <w:rPr>
            <w:noProof/>
            <w:webHidden/>
          </w:rPr>
          <w:fldChar w:fldCharType="separate"/>
        </w:r>
        <w:r w:rsidR="00A11290">
          <w:rPr>
            <w:noProof/>
            <w:webHidden/>
          </w:rPr>
          <w:t>11</w:t>
        </w:r>
        <w:r w:rsidR="00A11290">
          <w:rPr>
            <w:noProof/>
            <w:webHidden/>
          </w:rPr>
          <w:fldChar w:fldCharType="end"/>
        </w:r>
      </w:hyperlink>
    </w:p>
    <w:p w14:paraId="01E68005" w14:textId="77777777" w:rsidR="00A11290" w:rsidRDefault="00863D8D">
      <w:pPr>
        <w:pStyle w:val="TOC2"/>
        <w:tabs>
          <w:tab w:val="right" w:leader="dot" w:pos="8630"/>
        </w:tabs>
        <w:rPr>
          <w:noProof/>
        </w:rPr>
      </w:pPr>
      <w:hyperlink w:anchor="_Toc299955976" w:history="1">
        <w:r w:rsidR="00A11290" w:rsidRPr="00C86C1D">
          <w:rPr>
            <w:rStyle w:val="Hyperlink"/>
            <w:noProof/>
          </w:rPr>
          <w:t>Sprint Retrospective</w:t>
        </w:r>
        <w:r w:rsidR="00A11290">
          <w:rPr>
            <w:noProof/>
            <w:webHidden/>
          </w:rPr>
          <w:tab/>
        </w:r>
        <w:r w:rsidR="00A11290">
          <w:rPr>
            <w:noProof/>
            <w:webHidden/>
          </w:rPr>
          <w:fldChar w:fldCharType="begin"/>
        </w:r>
        <w:r w:rsidR="00A11290">
          <w:rPr>
            <w:noProof/>
            <w:webHidden/>
          </w:rPr>
          <w:instrText xml:space="preserve"> PAGEREF _Toc299955976 \h </w:instrText>
        </w:r>
        <w:r w:rsidR="00A11290">
          <w:rPr>
            <w:noProof/>
            <w:webHidden/>
          </w:rPr>
        </w:r>
        <w:r w:rsidR="00A11290">
          <w:rPr>
            <w:noProof/>
            <w:webHidden/>
          </w:rPr>
          <w:fldChar w:fldCharType="separate"/>
        </w:r>
        <w:r w:rsidR="00A11290">
          <w:rPr>
            <w:noProof/>
            <w:webHidden/>
          </w:rPr>
          <w:t>12</w:t>
        </w:r>
        <w:r w:rsidR="00A11290">
          <w:rPr>
            <w:noProof/>
            <w:webHidden/>
          </w:rPr>
          <w:fldChar w:fldCharType="end"/>
        </w:r>
      </w:hyperlink>
    </w:p>
    <w:p w14:paraId="02C9F4DF" w14:textId="77777777" w:rsidR="00A11290" w:rsidRDefault="00863D8D">
      <w:pPr>
        <w:pStyle w:val="TOC1"/>
        <w:tabs>
          <w:tab w:val="right" w:leader="dot" w:pos="8630"/>
        </w:tabs>
        <w:rPr>
          <w:noProof/>
        </w:rPr>
      </w:pPr>
      <w:hyperlink w:anchor="_Toc299955977" w:history="1">
        <w:r w:rsidR="00A11290" w:rsidRPr="00C86C1D">
          <w:rPr>
            <w:rStyle w:val="Hyperlink"/>
            <w:noProof/>
          </w:rPr>
          <w:t>Scrum Artifacts</w:t>
        </w:r>
        <w:r w:rsidR="00A11290">
          <w:rPr>
            <w:noProof/>
            <w:webHidden/>
          </w:rPr>
          <w:tab/>
        </w:r>
        <w:r w:rsidR="00A11290">
          <w:rPr>
            <w:noProof/>
            <w:webHidden/>
          </w:rPr>
          <w:fldChar w:fldCharType="begin"/>
        </w:r>
        <w:r w:rsidR="00A11290">
          <w:rPr>
            <w:noProof/>
            <w:webHidden/>
          </w:rPr>
          <w:instrText xml:space="preserve"> PAGEREF _Toc299955977 \h </w:instrText>
        </w:r>
        <w:r w:rsidR="00A11290">
          <w:rPr>
            <w:noProof/>
            <w:webHidden/>
          </w:rPr>
        </w:r>
        <w:r w:rsidR="00A11290">
          <w:rPr>
            <w:noProof/>
            <w:webHidden/>
          </w:rPr>
          <w:fldChar w:fldCharType="separate"/>
        </w:r>
        <w:r w:rsidR="00A11290">
          <w:rPr>
            <w:noProof/>
            <w:webHidden/>
          </w:rPr>
          <w:t>12</w:t>
        </w:r>
        <w:r w:rsidR="00A11290">
          <w:rPr>
            <w:noProof/>
            <w:webHidden/>
          </w:rPr>
          <w:fldChar w:fldCharType="end"/>
        </w:r>
      </w:hyperlink>
    </w:p>
    <w:p w14:paraId="18C3B335" w14:textId="77777777" w:rsidR="00A11290" w:rsidRDefault="00863D8D">
      <w:pPr>
        <w:pStyle w:val="TOC2"/>
        <w:tabs>
          <w:tab w:val="right" w:leader="dot" w:pos="8630"/>
        </w:tabs>
        <w:rPr>
          <w:noProof/>
        </w:rPr>
      </w:pPr>
      <w:hyperlink w:anchor="_Toc299955978" w:history="1">
        <w:r w:rsidR="00A11290" w:rsidRPr="00C86C1D">
          <w:rPr>
            <w:rStyle w:val="Hyperlink"/>
            <w:noProof/>
          </w:rPr>
          <w:t>Product Backlog</w:t>
        </w:r>
        <w:r w:rsidR="00A11290">
          <w:rPr>
            <w:noProof/>
            <w:webHidden/>
          </w:rPr>
          <w:tab/>
        </w:r>
        <w:r w:rsidR="00A11290">
          <w:rPr>
            <w:noProof/>
            <w:webHidden/>
          </w:rPr>
          <w:fldChar w:fldCharType="begin"/>
        </w:r>
        <w:r w:rsidR="00A11290">
          <w:rPr>
            <w:noProof/>
            <w:webHidden/>
          </w:rPr>
          <w:instrText xml:space="preserve"> PAGEREF _Toc299955978 \h </w:instrText>
        </w:r>
        <w:r w:rsidR="00A11290">
          <w:rPr>
            <w:noProof/>
            <w:webHidden/>
          </w:rPr>
        </w:r>
        <w:r w:rsidR="00A11290">
          <w:rPr>
            <w:noProof/>
            <w:webHidden/>
          </w:rPr>
          <w:fldChar w:fldCharType="separate"/>
        </w:r>
        <w:r w:rsidR="00A11290">
          <w:rPr>
            <w:noProof/>
            <w:webHidden/>
          </w:rPr>
          <w:t>12</w:t>
        </w:r>
        <w:r w:rsidR="00A11290">
          <w:rPr>
            <w:noProof/>
            <w:webHidden/>
          </w:rPr>
          <w:fldChar w:fldCharType="end"/>
        </w:r>
      </w:hyperlink>
    </w:p>
    <w:p w14:paraId="26BEB877" w14:textId="77777777" w:rsidR="00A11290" w:rsidRDefault="00863D8D">
      <w:pPr>
        <w:pStyle w:val="TOC2"/>
        <w:tabs>
          <w:tab w:val="right" w:leader="dot" w:pos="8630"/>
        </w:tabs>
        <w:rPr>
          <w:noProof/>
        </w:rPr>
      </w:pPr>
      <w:hyperlink w:anchor="_Toc299955979" w:history="1">
        <w:r w:rsidR="00A11290" w:rsidRPr="00C86C1D">
          <w:rPr>
            <w:rStyle w:val="Hyperlink"/>
            <w:noProof/>
          </w:rPr>
          <w:t>Sprint Backlog</w:t>
        </w:r>
        <w:r w:rsidR="00A11290">
          <w:rPr>
            <w:noProof/>
            <w:webHidden/>
          </w:rPr>
          <w:tab/>
        </w:r>
        <w:r w:rsidR="00A11290">
          <w:rPr>
            <w:noProof/>
            <w:webHidden/>
          </w:rPr>
          <w:fldChar w:fldCharType="begin"/>
        </w:r>
        <w:r w:rsidR="00A11290">
          <w:rPr>
            <w:noProof/>
            <w:webHidden/>
          </w:rPr>
          <w:instrText xml:space="preserve"> PAGEREF _Toc299955979 \h </w:instrText>
        </w:r>
        <w:r w:rsidR="00A11290">
          <w:rPr>
            <w:noProof/>
            <w:webHidden/>
          </w:rPr>
        </w:r>
        <w:r w:rsidR="00A11290">
          <w:rPr>
            <w:noProof/>
            <w:webHidden/>
          </w:rPr>
          <w:fldChar w:fldCharType="separate"/>
        </w:r>
        <w:r w:rsidR="00A11290">
          <w:rPr>
            <w:noProof/>
            <w:webHidden/>
          </w:rPr>
          <w:t>14</w:t>
        </w:r>
        <w:r w:rsidR="00A11290">
          <w:rPr>
            <w:noProof/>
            <w:webHidden/>
          </w:rPr>
          <w:fldChar w:fldCharType="end"/>
        </w:r>
      </w:hyperlink>
    </w:p>
    <w:p w14:paraId="7DB772A1" w14:textId="77777777" w:rsidR="00A11290" w:rsidRDefault="00863D8D">
      <w:pPr>
        <w:pStyle w:val="TOC2"/>
        <w:tabs>
          <w:tab w:val="right" w:leader="dot" w:pos="8630"/>
        </w:tabs>
        <w:rPr>
          <w:noProof/>
        </w:rPr>
      </w:pPr>
      <w:hyperlink w:anchor="_Toc299955980" w:history="1">
        <w:r w:rsidR="00A11290" w:rsidRPr="00C86C1D">
          <w:rPr>
            <w:rStyle w:val="Hyperlink"/>
            <w:noProof/>
          </w:rPr>
          <w:t>Increment</w:t>
        </w:r>
        <w:r w:rsidR="00A11290">
          <w:rPr>
            <w:noProof/>
            <w:webHidden/>
          </w:rPr>
          <w:tab/>
        </w:r>
        <w:r w:rsidR="00A11290">
          <w:rPr>
            <w:noProof/>
            <w:webHidden/>
          </w:rPr>
          <w:fldChar w:fldCharType="begin"/>
        </w:r>
        <w:r w:rsidR="00A11290">
          <w:rPr>
            <w:noProof/>
            <w:webHidden/>
          </w:rPr>
          <w:instrText xml:space="preserve"> PAGEREF _Toc299955980 \h </w:instrText>
        </w:r>
        <w:r w:rsidR="00A11290">
          <w:rPr>
            <w:noProof/>
            <w:webHidden/>
          </w:rPr>
        </w:r>
        <w:r w:rsidR="00A11290">
          <w:rPr>
            <w:noProof/>
            <w:webHidden/>
          </w:rPr>
          <w:fldChar w:fldCharType="separate"/>
        </w:r>
        <w:r w:rsidR="00A11290">
          <w:rPr>
            <w:noProof/>
            <w:webHidden/>
          </w:rPr>
          <w:t>15</w:t>
        </w:r>
        <w:r w:rsidR="00A11290">
          <w:rPr>
            <w:noProof/>
            <w:webHidden/>
          </w:rPr>
          <w:fldChar w:fldCharType="end"/>
        </w:r>
      </w:hyperlink>
    </w:p>
    <w:p w14:paraId="01B58A82" w14:textId="77777777" w:rsidR="00A11290" w:rsidRDefault="00863D8D">
      <w:pPr>
        <w:pStyle w:val="TOC1"/>
        <w:tabs>
          <w:tab w:val="right" w:leader="dot" w:pos="8630"/>
        </w:tabs>
        <w:rPr>
          <w:noProof/>
        </w:rPr>
      </w:pPr>
      <w:hyperlink w:anchor="_Toc299955981" w:history="1">
        <w:r w:rsidR="00A11290" w:rsidRPr="00C86C1D">
          <w:rPr>
            <w:rStyle w:val="Hyperlink"/>
            <w:noProof/>
          </w:rPr>
          <w:t>Definition of “Done”</w:t>
        </w:r>
        <w:r w:rsidR="00A11290">
          <w:rPr>
            <w:noProof/>
            <w:webHidden/>
          </w:rPr>
          <w:tab/>
        </w:r>
        <w:r w:rsidR="00A11290">
          <w:rPr>
            <w:noProof/>
            <w:webHidden/>
          </w:rPr>
          <w:fldChar w:fldCharType="begin"/>
        </w:r>
        <w:r w:rsidR="00A11290">
          <w:rPr>
            <w:noProof/>
            <w:webHidden/>
          </w:rPr>
          <w:instrText xml:space="preserve"> PAGEREF _Toc299955981 \h </w:instrText>
        </w:r>
        <w:r w:rsidR="00A11290">
          <w:rPr>
            <w:noProof/>
            <w:webHidden/>
          </w:rPr>
        </w:r>
        <w:r w:rsidR="00A11290">
          <w:rPr>
            <w:noProof/>
            <w:webHidden/>
          </w:rPr>
          <w:fldChar w:fldCharType="separate"/>
        </w:r>
        <w:r w:rsidR="00A11290">
          <w:rPr>
            <w:noProof/>
            <w:webHidden/>
          </w:rPr>
          <w:t>15</w:t>
        </w:r>
        <w:r w:rsidR="00A11290">
          <w:rPr>
            <w:noProof/>
            <w:webHidden/>
          </w:rPr>
          <w:fldChar w:fldCharType="end"/>
        </w:r>
      </w:hyperlink>
    </w:p>
    <w:p w14:paraId="2C8F4A43" w14:textId="77777777" w:rsidR="00A11290" w:rsidRDefault="00863D8D">
      <w:pPr>
        <w:pStyle w:val="TOC1"/>
        <w:tabs>
          <w:tab w:val="right" w:leader="dot" w:pos="8630"/>
        </w:tabs>
        <w:rPr>
          <w:noProof/>
        </w:rPr>
      </w:pPr>
      <w:hyperlink w:anchor="_Toc299955982" w:history="1">
        <w:r w:rsidR="00A11290" w:rsidRPr="00C86C1D">
          <w:rPr>
            <w:rStyle w:val="Hyperlink"/>
            <w:noProof/>
          </w:rPr>
          <w:t>Conclusion</w:t>
        </w:r>
        <w:r w:rsidR="00A11290">
          <w:rPr>
            <w:noProof/>
            <w:webHidden/>
          </w:rPr>
          <w:tab/>
        </w:r>
        <w:r w:rsidR="00A11290">
          <w:rPr>
            <w:noProof/>
            <w:webHidden/>
          </w:rPr>
          <w:fldChar w:fldCharType="begin"/>
        </w:r>
        <w:r w:rsidR="00A11290">
          <w:rPr>
            <w:noProof/>
            <w:webHidden/>
          </w:rPr>
          <w:instrText xml:space="preserve"> PAGEREF _Toc299955982 \h </w:instrText>
        </w:r>
        <w:r w:rsidR="00A11290">
          <w:rPr>
            <w:noProof/>
            <w:webHidden/>
          </w:rPr>
        </w:r>
        <w:r w:rsidR="00A11290">
          <w:rPr>
            <w:noProof/>
            <w:webHidden/>
          </w:rPr>
          <w:fldChar w:fldCharType="separate"/>
        </w:r>
        <w:r w:rsidR="00A11290">
          <w:rPr>
            <w:noProof/>
            <w:webHidden/>
          </w:rPr>
          <w:t>15</w:t>
        </w:r>
        <w:r w:rsidR="00A11290">
          <w:rPr>
            <w:noProof/>
            <w:webHidden/>
          </w:rPr>
          <w:fldChar w:fldCharType="end"/>
        </w:r>
      </w:hyperlink>
    </w:p>
    <w:p w14:paraId="1020A631" w14:textId="77777777" w:rsidR="00A11290" w:rsidRDefault="00863D8D">
      <w:pPr>
        <w:pStyle w:val="TOC1"/>
        <w:tabs>
          <w:tab w:val="right" w:leader="dot" w:pos="8630"/>
        </w:tabs>
        <w:rPr>
          <w:noProof/>
        </w:rPr>
      </w:pPr>
      <w:hyperlink w:anchor="_Toc299955983" w:history="1">
        <w:r w:rsidR="00A11290" w:rsidRPr="00C86C1D">
          <w:rPr>
            <w:rStyle w:val="Hyperlink"/>
            <w:noProof/>
          </w:rPr>
          <w:t>Acknowledgements</w:t>
        </w:r>
        <w:r w:rsidR="00A11290">
          <w:rPr>
            <w:noProof/>
            <w:webHidden/>
          </w:rPr>
          <w:tab/>
        </w:r>
        <w:r w:rsidR="00A11290">
          <w:rPr>
            <w:noProof/>
            <w:webHidden/>
          </w:rPr>
          <w:fldChar w:fldCharType="begin"/>
        </w:r>
        <w:r w:rsidR="00A11290">
          <w:rPr>
            <w:noProof/>
            <w:webHidden/>
          </w:rPr>
          <w:instrText xml:space="preserve"> PAGEREF _Toc299955983 \h </w:instrText>
        </w:r>
        <w:r w:rsidR="00A11290">
          <w:rPr>
            <w:noProof/>
            <w:webHidden/>
          </w:rPr>
        </w:r>
        <w:r w:rsidR="00A11290">
          <w:rPr>
            <w:noProof/>
            <w:webHidden/>
          </w:rPr>
          <w:fldChar w:fldCharType="separate"/>
        </w:r>
        <w:r w:rsidR="00A11290">
          <w:rPr>
            <w:noProof/>
            <w:webHidden/>
          </w:rPr>
          <w:t>16</w:t>
        </w:r>
        <w:r w:rsidR="00A11290">
          <w:rPr>
            <w:noProof/>
            <w:webHidden/>
          </w:rPr>
          <w:fldChar w:fldCharType="end"/>
        </w:r>
      </w:hyperlink>
    </w:p>
    <w:p w14:paraId="4F94529B" w14:textId="77777777" w:rsidR="00A11290" w:rsidRDefault="00863D8D">
      <w:pPr>
        <w:pStyle w:val="TOC2"/>
        <w:tabs>
          <w:tab w:val="right" w:leader="dot" w:pos="8630"/>
        </w:tabs>
        <w:rPr>
          <w:noProof/>
        </w:rPr>
      </w:pPr>
      <w:hyperlink w:anchor="_Toc299955984" w:history="1">
        <w:r w:rsidR="00A11290" w:rsidRPr="00C86C1D">
          <w:rPr>
            <w:rStyle w:val="Hyperlink"/>
            <w:noProof/>
          </w:rPr>
          <w:t>People</w:t>
        </w:r>
        <w:r w:rsidR="00A11290">
          <w:rPr>
            <w:noProof/>
            <w:webHidden/>
          </w:rPr>
          <w:tab/>
        </w:r>
        <w:r w:rsidR="00A11290">
          <w:rPr>
            <w:noProof/>
            <w:webHidden/>
          </w:rPr>
          <w:fldChar w:fldCharType="begin"/>
        </w:r>
        <w:r w:rsidR="00A11290">
          <w:rPr>
            <w:noProof/>
            <w:webHidden/>
          </w:rPr>
          <w:instrText xml:space="preserve"> PAGEREF _Toc299955984 \h </w:instrText>
        </w:r>
        <w:r w:rsidR="00A11290">
          <w:rPr>
            <w:noProof/>
            <w:webHidden/>
          </w:rPr>
        </w:r>
        <w:r w:rsidR="00A11290">
          <w:rPr>
            <w:noProof/>
            <w:webHidden/>
          </w:rPr>
          <w:fldChar w:fldCharType="separate"/>
        </w:r>
        <w:r w:rsidR="00A11290">
          <w:rPr>
            <w:noProof/>
            <w:webHidden/>
          </w:rPr>
          <w:t>16</w:t>
        </w:r>
        <w:r w:rsidR="00A11290">
          <w:rPr>
            <w:noProof/>
            <w:webHidden/>
          </w:rPr>
          <w:fldChar w:fldCharType="end"/>
        </w:r>
      </w:hyperlink>
    </w:p>
    <w:p w14:paraId="0831F5FB" w14:textId="77777777" w:rsidR="00A11290" w:rsidRDefault="00863D8D">
      <w:pPr>
        <w:pStyle w:val="TOC2"/>
        <w:tabs>
          <w:tab w:val="right" w:leader="dot" w:pos="8630"/>
        </w:tabs>
        <w:rPr>
          <w:noProof/>
        </w:rPr>
      </w:pPr>
      <w:hyperlink w:anchor="_Toc299955985" w:history="1">
        <w:r w:rsidR="00A11290" w:rsidRPr="00C86C1D">
          <w:rPr>
            <w:rStyle w:val="Hyperlink"/>
            <w:noProof/>
          </w:rPr>
          <w:t>History</w:t>
        </w:r>
        <w:r w:rsidR="00A11290">
          <w:rPr>
            <w:noProof/>
            <w:webHidden/>
          </w:rPr>
          <w:tab/>
        </w:r>
        <w:r w:rsidR="00A11290">
          <w:rPr>
            <w:noProof/>
            <w:webHidden/>
          </w:rPr>
          <w:fldChar w:fldCharType="begin"/>
        </w:r>
        <w:r w:rsidR="00A11290">
          <w:rPr>
            <w:noProof/>
            <w:webHidden/>
          </w:rPr>
          <w:instrText xml:space="preserve"> PAGEREF _Toc299955985 \h </w:instrText>
        </w:r>
        <w:r w:rsidR="00A11290">
          <w:rPr>
            <w:noProof/>
            <w:webHidden/>
          </w:rPr>
        </w:r>
        <w:r w:rsidR="00A11290">
          <w:rPr>
            <w:noProof/>
            <w:webHidden/>
          </w:rPr>
          <w:fldChar w:fldCharType="separate"/>
        </w:r>
        <w:r w:rsidR="00A11290">
          <w:rPr>
            <w:noProof/>
            <w:webHidden/>
          </w:rPr>
          <w:t>16</w:t>
        </w:r>
        <w:r w:rsidR="00A11290">
          <w:rPr>
            <w:noProof/>
            <w:webHidden/>
          </w:rPr>
          <w:fldChar w:fldCharType="end"/>
        </w:r>
      </w:hyperlink>
    </w:p>
    <w:p w14:paraId="7FB64059" w14:textId="77777777" w:rsidR="00A11290" w:rsidRDefault="00863D8D">
      <w:pPr>
        <w:pStyle w:val="TOC2"/>
        <w:tabs>
          <w:tab w:val="right" w:leader="dot" w:pos="8630"/>
        </w:tabs>
        <w:rPr>
          <w:noProof/>
        </w:rPr>
      </w:pPr>
      <w:hyperlink w:anchor="_Toc299955986" w:history="1">
        <w:r w:rsidR="00A11290" w:rsidRPr="00C86C1D">
          <w:rPr>
            <w:rStyle w:val="Hyperlink"/>
            <w:noProof/>
          </w:rPr>
          <w:t>Translation</w:t>
        </w:r>
        <w:r w:rsidR="00A11290">
          <w:rPr>
            <w:noProof/>
            <w:webHidden/>
          </w:rPr>
          <w:tab/>
        </w:r>
        <w:r w:rsidR="00A11290">
          <w:rPr>
            <w:noProof/>
            <w:webHidden/>
          </w:rPr>
          <w:fldChar w:fldCharType="begin"/>
        </w:r>
        <w:r w:rsidR="00A11290">
          <w:rPr>
            <w:noProof/>
            <w:webHidden/>
          </w:rPr>
          <w:instrText xml:space="preserve"> PAGEREF _Toc299955986 \h </w:instrText>
        </w:r>
        <w:r w:rsidR="00A11290">
          <w:rPr>
            <w:noProof/>
            <w:webHidden/>
          </w:rPr>
        </w:r>
        <w:r w:rsidR="00A11290">
          <w:rPr>
            <w:noProof/>
            <w:webHidden/>
          </w:rPr>
          <w:fldChar w:fldCharType="separate"/>
        </w:r>
        <w:r w:rsidR="00A11290">
          <w:rPr>
            <w:noProof/>
            <w:webHidden/>
          </w:rPr>
          <w:t>16</w:t>
        </w:r>
        <w:r w:rsidR="00A11290">
          <w:rPr>
            <w:noProof/>
            <w:webHidden/>
          </w:rPr>
          <w:fldChar w:fldCharType="end"/>
        </w:r>
      </w:hyperlink>
    </w:p>
    <w:p w14:paraId="2669EE8C" w14:textId="7744415F" w:rsidR="002B24EC" w:rsidRPr="002A46F6" w:rsidRDefault="003F0F18">
      <w:r>
        <w:fldChar w:fldCharType="end"/>
      </w:r>
    </w:p>
    <w:p w14:paraId="070D4D79" w14:textId="77777777" w:rsidR="002A46F6" w:rsidRDefault="002A46F6">
      <w:pPr>
        <w:rPr>
          <w:rFonts w:eastAsiaTheme="majorEastAsia" w:cstheme="majorBidi"/>
          <w:b/>
          <w:bCs/>
          <w:color w:val="365F91" w:themeColor="accent1" w:themeShade="BF"/>
          <w:sz w:val="32"/>
          <w:szCs w:val="28"/>
        </w:rPr>
      </w:pPr>
      <w:r>
        <w:br w:type="page"/>
      </w:r>
    </w:p>
    <w:p w14:paraId="48F13904" w14:textId="5F98E16F" w:rsidR="00631768" w:rsidRPr="001D1A13" w:rsidRDefault="00631768" w:rsidP="00631768">
      <w:pPr>
        <w:pStyle w:val="Heading1"/>
        <w:rPr>
          <w:sz w:val="28"/>
        </w:rPr>
      </w:pPr>
      <w:bookmarkStart w:id="1" w:name="_Toc299955962"/>
      <w:r w:rsidRPr="009D6F44">
        <w:lastRenderedPageBreak/>
        <w:t>Purpose</w:t>
      </w:r>
      <w:r>
        <w:t xml:space="preserve"> of the Scrum Guide</w:t>
      </w:r>
      <w:bookmarkEnd w:id="1"/>
    </w:p>
    <w:p w14:paraId="69252538" w14:textId="79DE35FB" w:rsidR="00893B0A" w:rsidRDefault="000A68AE" w:rsidP="00631768">
      <w:r>
        <w:t>Scrum is a framework for developing and sustaining complex product</w:t>
      </w:r>
      <w:commentRangeStart w:id="2"/>
      <w:r>
        <w:t>s</w:t>
      </w:r>
      <w:ins w:id="3" w:author="Daniel" w:date="2011-07-27T11:56:00Z">
        <w:r w:rsidR="00FA781B">
          <w:t>.</w:t>
        </w:r>
      </w:ins>
      <w:r>
        <w:t xml:space="preserve"> </w:t>
      </w:r>
      <w:commentRangeEnd w:id="2"/>
      <w:r w:rsidR="00FA781B">
        <w:rPr>
          <w:rStyle w:val="CommentReference"/>
        </w:rPr>
        <w:commentReference w:id="2"/>
      </w:r>
      <w:r w:rsidR="00A050D2">
        <w:t xml:space="preserve">This Guide </w:t>
      </w:r>
      <w:r w:rsidR="00893B0A">
        <w:t>contains the definition of</w:t>
      </w:r>
      <w:r w:rsidR="00A050D2">
        <w:t xml:space="preserve"> Scrum. </w:t>
      </w:r>
      <w:r w:rsidR="00893B0A">
        <w:t>This definition consist</w:t>
      </w:r>
      <w:bookmarkStart w:id="4" w:name="_GoBack"/>
      <w:bookmarkEnd w:id="4"/>
      <w:r w:rsidR="00893B0A">
        <w:t xml:space="preserve">s of </w:t>
      </w:r>
      <w:r w:rsidR="00A050D2">
        <w:t>Scrum</w:t>
      </w:r>
      <w:r w:rsidR="00893B0A">
        <w:t>’s</w:t>
      </w:r>
      <w:r>
        <w:t xml:space="preserve"> </w:t>
      </w:r>
      <w:r w:rsidR="00E57DB9">
        <w:t>roles,</w:t>
      </w:r>
      <w:r w:rsidR="00893B0A">
        <w:t xml:space="preserve"> events,</w:t>
      </w:r>
      <w:r w:rsidR="009A307E">
        <w:t xml:space="preserve"> artifacts</w:t>
      </w:r>
      <w:r w:rsidR="008F373E">
        <w:t>,</w:t>
      </w:r>
      <w:r w:rsidR="00A050D2">
        <w:t xml:space="preserve"> and t</w:t>
      </w:r>
      <w:r>
        <w:t xml:space="preserve">he rules that </w:t>
      </w:r>
      <w:r w:rsidR="00893B0A">
        <w:t xml:space="preserve">bind </w:t>
      </w:r>
      <w:r w:rsidR="00A050D2">
        <w:t>them together</w:t>
      </w:r>
      <w:r>
        <w:t>.</w:t>
      </w:r>
      <w:r w:rsidR="00893B0A">
        <w:t xml:space="preserve"> </w:t>
      </w:r>
      <w:r w:rsidR="009E6F8F">
        <w:t xml:space="preserve">Ken Schwaber and Jeff Sutherland developed Scrum; the Scrum Guide is written and provided by them. </w:t>
      </w:r>
      <w:commentRangeStart w:id="5"/>
      <w:ins w:id="6" w:author="Daniel" w:date="2011-07-30T16:51:00Z">
        <w:r w:rsidR="00045CFC">
          <w:t>Together, they</w:t>
        </w:r>
        <w:commentRangeEnd w:id="5"/>
        <w:r w:rsidR="00045CFC">
          <w:rPr>
            <w:rStyle w:val="CommentReference"/>
          </w:rPr>
          <w:commentReference w:id="5"/>
        </w:r>
      </w:ins>
      <w:r w:rsidR="00045CFC">
        <w:t xml:space="preserve"> </w:t>
      </w:r>
      <w:del w:id="7" w:author="Daniel" w:date="2011-07-30T16:51:00Z">
        <w:r w:rsidR="009E6F8F" w:rsidDel="00045CFC">
          <w:delText xml:space="preserve">We </w:delText>
        </w:r>
      </w:del>
      <w:r w:rsidR="009E6F8F">
        <w:t>stand behind the Scrum Guide.</w:t>
      </w:r>
    </w:p>
    <w:p w14:paraId="5111BC38" w14:textId="77777777" w:rsidR="00F96B1C" w:rsidRDefault="00F96B1C" w:rsidP="00F96B1C">
      <w:pPr>
        <w:pStyle w:val="Heading1"/>
      </w:pPr>
      <w:bookmarkStart w:id="8" w:name="_Toc299955963"/>
      <w:r>
        <w:t xml:space="preserve">Scrum </w:t>
      </w:r>
      <w:r w:rsidR="00BC775B">
        <w:t>Overview</w:t>
      </w:r>
      <w:bookmarkEnd w:id="8"/>
    </w:p>
    <w:p w14:paraId="306E993F" w14:textId="77777777" w:rsidR="00094412" w:rsidRDefault="00094412" w:rsidP="00094412">
      <w:r>
        <w:t>Scrum (n): A framework within which people can address complex adaptive problems, while productively and creatively delivering products of the highest possible value. Scrum is:</w:t>
      </w:r>
    </w:p>
    <w:p w14:paraId="1DF9C4C1" w14:textId="77777777" w:rsidR="00094412" w:rsidRDefault="00094412" w:rsidP="00094412">
      <w:pPr>
        <w:pStyle w:val="ListBullet"/>
      </w:pPr>
      <w:r>
        <w:t>Lightweight</w:t>
      </w:r>
    </w:p>
    <w:p w14:paraId="11FDE2CD" w14:textId="77777777" w:rsidR="00094412" w:rsidRDefault="00094412" w:rsidP="00094412">
      <w:pPr>
        <w:pStyle w:val="ListBullet"/>
      </w:pPr>
      <w:r>
        <w:t>Simple to understand</w:t>
      </w:r>
    </w:p>
    <w:p w14:paraId="53F29F46" w14:textId="77777777" w:rsidR="00094412" w:rsidRDefault="00094412" w:rsidP="00094412">
      <w:pPr>
        <w:pStyle w:val="ListBullet"/>
      </w:pPr>
      <w:r>
        <w:t>Extremely difficult to master</w:t>
      </w:r>
      <w:r>
        <w:rPr>
          <w:rFonts w:ascii="Menlo Regular" w:hAnsi="Menlo Regular" w:cs="Menlo Regular"/>
        </w:rPr>
        <w:t> </w:t>
      </w:r>
    </w:p>
    <w:p w14:paraId="1DD5213D" w14:textId="77777777" w:rsidR="00094412" w:rsidRPr="003D4EB9" w:rsidRDefault="00094412" w:rsidP="00094412">
      <w:r>
        <w:t xml:space="preserve">Scrum is a process framework that </w:t>
      </w:r>
      <w:r w:rsidRPr="00D1712E">
        <w:t xml:space="preserve">has been </w:t>
      </w:r>
      <w:r>
        <w:t>used to manage complex product development</w:t>
      </w:r>
      <w:r w:rsidRPr="00D1712E">
        <w:t xml:space="preserve"> since the early 1990s. Scrum is not a process or a technique for building products; rather, it is a framework within which you can employ various processes and techniques. </w:t>
      </w:r>
      <w:r>
        <w:t>Scrum makes clear</w:t>
      </w:r>
      <w:r w:rsidRPr="00D1712E">
        <w:t xml:space="preserve"> the relative efficacy of your </w:t>
      </w:r>
      <w:r>
        <w:t xml:space="preserve">product management and </w:t>
      </w:r>
      <w:r w:rsidRPr="00D1712E">
        <w:t>development practices so that you can improve</w:t>
      </w:r>
      <w:r w:rsidRPr="003D4EB9">
        <w:t>.</w:t>
      </w:r>
    </w:p>
    <w:p w14:paraId="1468EEB7" w14:textId="77777777" w:rsidR="00094412" w:rsidRDefault="00094412" w:rsidP="00094412">
      <w:pPr>
        <w:pStyle w:val="Heading2"/>
        <w:rPr>
          <w:color w:val="000000"/>
          <w:sz w:val="24"/>
        </w:rPr>
      </w:pPr>
      <w:bookmarkStart w:id="9" w:name="_Toc168477790"/>
      <w:bookmarkStart w:id="10" w:name="_Toc299955964"/>
      <w:bookmarkStart w:id="11" w:name="_Toc293592579"/>
      <w:bookmarkStart w:id="12" w:name="_Toc293592575"/>
      <w:bookmarkEnd w:id="0"/>
      <w:r>
        <w:t>Scrum Framework</w:t>
      </w:r>
      <w:bookmarkEnd w:id="9"/>
      <w:bookmarkEnd w:id="10"/>
    </w:p>
    <w:p w14:paraId="189A95E2" w14:textId="77777777" w:rsidR="00094412" w:rsidRDefault="00094412" w:rsidP="00094412">
      <w:r w:rsidRPr="00B83162">
        <w:t xml:space="preserve">The Scrum framework consists of Scrum Teams and their associated </w:t>
      </w:r>
      <w:r w:rsidR="009E6F8F">
        <w:t>r</w:t>
      </w:r>
      <w:r w:rsidRPr="00B83162">
        <w:t xml:space="preserve">oles, </w:t>
      </w:r>
      <w:r w:rsidR="009E6F8F">
        <w:t>e</w:t>
      </w:r>
      <w:r w:rsidRPr="00B83162">
        <w:t xml:space="preserve">vents, </w:t>
      </w:r>
      <w:r w:rsidR="009E6F8F">
        <w:t>a</w:t>
      </w:r>
      <w:r w:rsidRPr="00B83162">
        <w:t xml:space="preserve">rtifacts, and </w:t>
      </w:r>
      <w:r w:rsidR="009E6F8F">
        <w:t>r</w:t>
      </w:r>
      <w:r w:rsidRPr="00B83162">
        <w:t>ules</w:t>
      </w:r>
      <w:r>
        <w:t xml:space="preserve">. Each component within the framework serves a specific purpose and is essential to Scrum’s success and usage. </w:t>
      </w:r>
    </w:p>
    <w:p w14:paraId="7D74C9CD" w14:textId="77777777" w:rsidR="00094412" w:rsidRDefault="009E6F8F" w:rsidP="00094412">
      <w:r>
        <w:t>Specific strategies for using the Scrum framework vary and are described elsewhere.</w:t>
      </w:r>
    </w:p>
    <w:p w14:paraId="046EC15A" w14:textId="77777777" w:rsidR="00094412" w:rsidRDefault="00094412" w:rsidP="00094412">
      <w:r w:rsidRPr="008E7CAD">
        <w:t xml:space="preserve">The rules of Scrum </w:t>
      </w:r>
      <w:r w:rsidRPr="00807BF6">
        <w:t xml:space="preserve">bind </w:t>
      </w:r>
      <w:r>
        <w:t>together the events</w:t>
      </w:r>
      <w:r w:rsidRPr="00807BF6">
        <w:t>, roles, and artifacts</w:t>
      </w:r>
      <w:r>
        <w:t>, governing the relationships and interaction between them</w:t>
      </w:r>
      <w:r w:rsidRPr="00807BF6">
        <w:t>.</w:t>
      </w:r>
      <w:r>
        <w:t xml:space="preserve"> The r</w:t>
      </w:r>
      <w:r w:rsidRPr="00807BF6">
        <w:t xml:space="preserve">ules </w:t>
      </w:r>
      <w:r>
        <w:t xml:space="preserve">of Scrum </w:t>
      </w:r>
      <w:r w:rsidRPr="00807BF6">
        <w:t>are described throughout the body of this document.</w:t>
      </w:r>
    </w:p>
    <w:p w14:paraId="27FC412F" w14:textId="77777777" w:rsidR="00893B0A" w:rsidRDefault="00893B0A" w:rsidP="00125D70"/>
    <w:bookmarkEnd w:id="11"/>
    <w:p w14:paraId="135D775A" w14:textId="77777777" w:rsidR="0029466B" w:rsidRDefault="0029466B">
      <w:pPr>
        <w:rPr>
          <w:rFonts w:eastAsiaTheme="majorEastAsia" w:cstheme="majorBidi"/>
          <w:b/>
          <w:bCs/>
          <w:color w:val="365F91" w:themeColor="accent1" w:themeShade="BF"/>
          <w:sz w:val="32"/>
          <w:szCs w:val="28"/>
        </w:rPr>
      </w:pPr>
      <w:r>
        <w:br w:type="page"/>
      </w:r>
    </w:p>
    <w:p w14:paraId="03B871EB" w14:textId="77777777" w:rsidR="00CB4157" w:rsidRPr="001D1A13" w:rsidRDefault="00CB4157" w:rsidP="00BA1899">
      <w:pPr>
        <w:pStyle w:val="Heading1"/>
      </w:pPr>
      <w:bookmarkStart w:id="13" w:name="_Toc299955965"/>
      <w:r w:rsidRPr="001D1A13">
        <w:lastRenderedPageBreak/>
        <w:t>Scrum Theory</w:t>
      </w:r>
      <w:bookmarkEnd w:id="12"/>
      <w:bookmarkEnd w:id="13"/>
    </w:p>
    <w:p w14:paraId="55F6FD04" w14:textId="3509F91C" w:rsidR="00D3310E" w:rsidRDefault="00CB4157" w:rsidP="007C5203">
      <w:r>
        <w:t>Scrum</w:t>
      </w:r>
      <w:r w:rsidR="007950F8">
        <w:t xml:space="preserve"> </w:t>
      </w:r>
      <w:r>
        <w:t xml:space="preserve">is </w:t>
      </w:r>
      <w:r w:rsidR="001C3027">
        <w:t xml:space="preserve">founded </w:t>
      </w:r>
      <w:r w:rsidR="009273BF">
        <w:t xml:space="preserve">on </w:t>
      </w:r>
      <w:r w:rsidR="00A40ADE">
        <w:t>empirical process control theory</w:t>
      </w:r>
      <w:r w:rsidR="009273BF">
        <w:t>, or empiricism.</w:t>
      </w:r>
      <w:r w:rsidR="00A40ADE">
        <w:t xml:space="preserve"> </w:t>
      </w:r>
      <w:r w:rsidR="009273BF">
        <w:t xml:space="preserve">Empiricism </w:t>
      </w:r>
      <w:r w:rsidR="00094412">
        <w:t xml:space="preserve">asserts that </w:t>
      </w:r>
      <w:r w:rsidR="009E6F8F">
        <w:t xml:space="preserve">knowledge comes from experience </w:t>
      </w:r>
      <w:r w:rsidR="009E6F8F" w:rsidRPr="006937CB">
        <w:rPr>
          <w:b/>
        </w:rPr>
        <w:t>and</w:t>
      </w:r>
      <w:r w:rsidR="009273BF">
        <w:t xml:space="preserve"> making decisions based</w:t>
      </w:r>
      <w:r w:rsidR="00F31786">
        <w:t xml:space="preserve"> </w:t>
      </w:r>
      <w:commentRangeStart w:id="14"/>
      <w:ins w:id="15" w:author="Daniel" w:date="2011-07-26T09:39:00Z">
        <w:r w:rsidR="00F31786">
          <w:t>on</w:t>
        </w:r>
      </w:ins>
      <w:commentRangeEnd w:id="14"/>
      <w:r w:rsidR="005F0358">
        <w:rPr>
          <w:rStyle w:val="CommentReference"/>
        </w:rPr>
        <w:commentReference w:id="14"/>
      </w:r>
      <w:r w:rsidR="00F31786">
        <w:t xml:space="preserve"> what is </w:t>
      </w:r>
      <w:commentRangeStart w:id="16"/>
      <w:del w:id="17" w:author="Daniel" w:date="2011-07-26T09:39:00Z">
        <w:r w:rsidR="00F31786" w:rsidDel="00F31786">
          <w:delText>true and</w:delText>
        </w:r>
      </w:del>
      <w:commentRangeEnd w:id="16"/>
      <w:r w:rsidR="005F0358">
        <w:rPr>
          <w:rStyle w:val="CommentReference"/>
        </w:rPr>
        <w:commentReference w:id="16"/>
      </w:r>
      <w:del w:id="18" w:author="Daniel" w:date="2011-07-26T09:39:00Z">
        <w:r w:rsidR="00FB17B6" w:rsidDel="00F31786">
          <w:delText xml:space="preserve"> </w:delText>
        </w:r>
      </w:del>
      <w:r w:rsidR="00FB17B6">
        <w:t>known.</w:t>
      </w:r>
      <w:r w:rsidR="009273BF">
        <w:t xml:space="preserve"> Scrum</w:t>
      </w:r>
      <w:r>
        <w:t xml:space="preserve"> employs an iterative, </w:t>
      </w:r>
      <w:r w:rsidR="003240F3">
        <w:t xml:space="preserve">incremental </w:t>
      </w:r>
      <w:r>
        <w:t xml:space="preserve">approach to optimize </w:t>
      </w:r>
      <w:r w:rsidRPr="00766839">
        <w:t>predictability</w:t>
      </w:r>
      <w:r>
        <w:t xml:space="preserve"> and control risk. </w:t>
      </w:r>
    </w:p>
    <w:p w14:paraId="7F556894" w14:textId="77777777" w:rsidR="00CB4157" w:rsidRDefault="00CB4157" w:rsidP="007C5203">
      <w:r>
        <w:t>Three pillars uphold every implementation of empirical process control</w:t>
      </w:r>
      <w:r w:rsidR="00AC5321">
        <w:t xml:space="preserve">: </w:t>
      </w:r>
      <w:r w:rsidR="002901E5">
        <w:t>t</w:t>
      </w:r>
      <w:r w:rsidR="00AC5321">
        <w:t>ransparency, inspection, and adaptation</w:t>
      </w:r>
      <w:r>
        <w:t>.</w:t>
      </w:r>
    </w:p>
    <w:p w14:paraId="0A99E5B6" w14:textId="77777777" w:rsidR="00CB4157" w:rsidRDefault="005A3E75" w:rsidP="00301A45">
      <w:pPr>
        <w:pStyle w:val="Heading3"/>
      </w:pPr>
      <w:bookmarkStart w:id="19" w:name="_Toc293592576"/>
      <w:r>
        <w:t>T</w:t>
      </w:r>
      <w:r w:rsidR="00CB4157" w:rsidRPr="00766839">
        <w:t>ransparency</w:t>
      </w:r>
      <w:bookmarkEnd w:id="19"/>
    </w:p>
    <w:p w14:paraId="4D0E38FB" w14:textId="77777777" w:rsidR="00AD3930" w:rsidRDefault="00AA0EBC" w:rsidP="007C5203">
      <w:r>
        <w:t>Significant a</w:t>
      </w:r>
      <w:r w:rsidR="001C3027">
        <w:t xml:space="preserve">spects of </w:t>
      </w:r>
      <w:r w:rsidR="0082398C">
        <w:t>the</w:t>
      </w:r>
      <w:r w:rsidR="001C3027">
        <w:t xml:space="preserve"> process must be visible to those </w:t>
      </w:r>
      <w:r w:rsidR="00E819DF">
        <w:t xml:space="preserve">responsible for </w:t>
      </w:r>
      <w:r w:rsidR="001C3027">
        <w:t>the outcome</w:t>
      </w:r>
      <w:r w:rsidR="00AD3930">
        <w:t xml:space="preserve">. </w:t>
      </w:r>
      <w:r w:rsidR="00852BD1">
        <w:t>T</w:t>
      </w:r>
      <w:r w:rsidR="009F4331">
        <w:t xml:space="preserve">ransparency requires </w:t>
      </w:r>
      <w:r w:rsidR="00037CA2">
        <w:t xml:space="preserve">those </w:t>
      </w:r>
      <w:r w:rsidR="00D83939">
        <w:t xml:space="preserve">aspects </w:t>
      </w:r>
      <w:r w:rsidR="00CB4157">
        <w:t xml:space="preserve">be </w:t>
      </w:r>
      <w:r w:rsidR="00AD3930">
        <w:t xml:space="preserve">defined by </w:t>
      </w:r>
      <w:r w:rsidR="00D83939">
        <w:t xml:space="preserve">a common standard so observers share a common understanding of what is being </w:t>
      </w:r>
      <w:r w:rsidR="00B13D21">
        <w:t>seen</w:t>
      </w:r>
      <w:r w:rsidR="00D83939">
        <w:t>.</w:t>
      </w:r>
    </w:p>
    <w:p w14:paraId="35ACC210" w14:textId="77777777" w:rsidR="00F80FC7" w:rsidRDefault="00E82664" w:rsidP="007C5203">
      <w:r>
        <w:t>For example</w:t>
      </w:r>
      <w:r w:rsidR="00F80FC7">
        <w:t>:</w:t>
      </w:r>
    </w:p>
    <w:p w14:paraId="3F9DA13A" w14:textId="77777777" w:rsidR="00F80FC7" w:rsidRDefault="00F80FC7" w:rsidP="007C5203">
      <w:pPr>
        <w:pStyle w:val="ListBullet"/>
      </w:pPr>
      <w:r>
        <w:t xml:space="preserve">A common language </w:t>
      </w:r>
      <w:r w:rsidR="00FE482B">
        <w:t xml:space="preserve">referring to the process </w:t>
      </w:r>
      <w:r w:rsidR="00852BD1">
        <w:t>must be</w:t>
      </w:r>
      <w:r>
        <w:t xml:space="preserve"> shared by all participants</w:t>
      </w:r>
      <w:r w:rsidR="001B5DC6">
        <w:t>; and,</w:t>
      </w:r>
    </w:p>
    <w:p w14:paraId="1D3EF781" w14:textId="77777777" w:rsidR="00C436E8" w:rsidRDefault="00C436E8" w:rsidP="00C436E8">
      <w:pPr>
        <w:pStyle w:val="ListBullet"/>
      </w:pPr>
      <w:r>
        <w:t xml:space="preserve">A common definition of </w:t>
      </w:r>
      <w:r w:rsidR="000579E6">
        <w:t>“Done”</w:t>
      </w:r>
      <w:r w:rsidR="00A95897">
        <w:rPr>
          <w:rStyle w:val="FootnoteReference"/>
        </w:rPr>
        <w:footnoteReference w:id="2"/>
      </w:r>
      <w:r w:rsidR="001C0313">
        <w:t xml:space="preserve"> </w:t>
      </w:r>
      <w:r w:rsidR="00367BCE">
        <w:t xml:space="preserve">must be </w:t>
      </w:r>
      <w:r>
        <w:t xml:space="preserve">shared by those performing </w:t>
      </w:r>
      <w:r w:rsidR="00A20534">
        <w:t xml:space="preserve">the </w:t>
      </w:r>
      <w:r>
        <w:t xml:space="preserve">work and those accepting the work </w:t>
      </w:r>
      <w:r w:rsidR="00852BD1">
        <w:t>product</w:t>
      </w:r>
      <w:r>
        <w:t>.</w:t>
      </w:r>
    </w:p>
    <w:p w14:paraId="13A9C3A4" w14:textId="77777777" w:rsidR="00CB4157" w:rsidRDefault="00554F11" w:rsidP="00301A45">
      <w:pPr>
        <w:pStyle w:val="Heading3"/>
      </w:pPr>
      <w:bookmarkStart w:id="20" w:name="_Toc293592577"/>
      <w:r>
        <w:t>I</w:t>
      </w:r>
      <w:r w:rsidR="00CB4157" w:rsidRPr="001D1A13">
        <w:t>n</w:t>
      </w:r>
      <w:r w:rsidR="00CB4157" w:rsidRPr="00766839">
        <w:t>spectio</w:t>
      </w:r>
      <w:r w:rsidR="00CB4157" w:rsidRPr="001D1A13">
        <w:t>n</w:t>
      </w:r>
      <w:bookmarkEnd w:id="20"/>
    </w:p>
    <w:p w14:paraId="72C331C2" w14:textId="77777777" w:rsidR="000B54E8" w:rsidRDefault="00FB1E3C" w:rsidP="007C5203">
      <w:r>
        <w:t xml:space="preserve">Scrum users must frequently inspect Scrum artifacts and progress toward a goal </w:t>
      </w:r>
      <w:r w:rsidR="00D77E44">
        <w:t>to detect undesirable</w:t>
      </w:r>
      <w:r w:rsidR="00915BA3">
        <w:t xml:space="preserve"> </w:t>
      </w:r>
      <w:r w:rsidR="00CB4157" w:rsidRPr="001D1A13">
        <w:t>variances</w:t>
      </w:r>
      <w:r>
        <w:t>. Their inspection should not be</w:t>
      </w:r>
      <w:r w:rsidR="00FE482B">
        <w:t xml:space="preserve"> so frequent that </w:t>
      </w:r>
      <w:r w:rsidR="00CB4157" w:rsidRPr="001D1A13">
        <w:t xml:space="preserve">inspection </w:t>
      </w:r>
      <w:r w:rsidR="00FE482B">
        <w:t>gets in the way of the work</w:t>
      </w:r>
      <w:r w:rsidR="00CB4157" w:rsidRPr="001D1A13">
        <w:t xml:space="preserve">. </w:t>
      </w:r>
      <w:r w:rsidR="00E819DF">
        <w:t>Inspections are most beneficial when diligently performed by skilled inspectors at the point of work.</w:t>
      </w:r>
      <w:bookmarkStart w:id="21" w:name="_Toc293592578"/>
    </w:p>
    <w:p w14:paraId="4558CEBF" w14:textId="77777777" w:rsidR="00CB4157" w:rsidRDefault="009852B3" w:rsidP="00301A45">
      <w:pPr>
        <w:pStyle w:val="Heading3"/>
        <w:rPr>
          <w:rFonts w:ascii="Times New Roman" w:hAnsi="Times New Roman"/>
        </w:rPr>
      </w:pPr>
      <w:r>
        <w:t>A</w:t>
      </w:r>
      <w:r w:rsidR="00CB4157">
        <w:t>daptation</w:t>
      </w:r>
      <w:bookmarkEnd w:id="21"/>
    </w:p>
    <w:p w14:paraId="7B00452F" w14:textId="77777777" w:rsidR="00CB4157" w:rsidRDefault="00CB4157" w:rsidP="007C5203">
      <w:r>
        <w:t xml:space="preserve">If </w:t>
      </w:r>
      <w:r w:rsidR="009852B3">
        <w:t>an</w:t>
      </w:r>
      <w:r>
        <w:t xml:space="preserve"> inspector determines that one or more aspects of </w:t>
      </w:r>
      <w:r w:rsidR="004F62B3">
        <w:t>a</w:t>
      </w:r>
      <w:r>
        <w:t xml:space="preserve"> process </w:t>
      </w:r>
      <w:r w:rsidR="00922157">
        <w:t>deviate outside</w:t>
      </w:r>
      <w:r>
        <w:t xml:space="preserve"> acceptable limits, and that the resulting product will be unacceptable, the process or the material being processed</w:t>
      </w:r>
      <w:r w:rsidR="00922157">
        <w:t xml:space="preserve"> must be adjusted</w:t>
      </w:r>
      <w:r>
        <w:t xml:space="preserve">. </w:t>
      </w:r>
      <w:r w:rsidR="008A23AC">
        <w:t>An</w:t>
      </w:r>
      <w:r>
        <w:t xml:space="preserve"> adjustment must be made as </w:t>
      </w:r>
      <w:r w:rsidR="008A23AC">
        <w:t>soon</w:t>
      </w:r>
      <w:r>
        <w:t xml:space="preserve"> as possible to minimize further deviation.</w:t>
      </w:r>
    </w:p>
    <w:p w14:paraId="546B0712" w14:textId="77777777" w:rsidR="004F6249" w:rsidRDefault="008D5F5F" w:rsidP="007C5203">
      <w:r>
        <w:t xml:space="preserve">Scrum prescribes four </w:t>
      </w:r>
      <w:r w:rsidR="00FB1E3C">
        <w:t xml:space="preserve">formal </w:t>
      </w:r>
      <w:r w:rsidR="008A23AC">
        <w:t>opportunities</w:t>
      </w:r>
      <w:r w:rsidR="00CB4157">
        <w:t xml:space="preserve"> for inspection and adaptation</w:t>
      </w:r>
      <w:r w:rsidR="00AF292C">
        <w:t xml:space="preserve">, </w:t>
      </w:r>
      <w:r w:rsidR="00DA294A">
        <w:t xml:space="preserve">as </w:t>
      </w:r>
      <w:r w:rsidR="00AF292C">
        <w:t xml:space="preserve">described in the </w:t>
      </w:r>
      <w:r w:rsidR="00AC226E" w:rsidRPr="00B076C7">
        <w:rPr>
          <w:i/>
        </w:rPr>
        <w:t>Scrum</w:t>
      </w:r>
      <w:r w:rsidR="003240F3" w:rsidRPr="00B076C7">
        <w:rPr>
          <w:i/>
        </w:rPr>
        <w:t xml:space="preserve"> </w:t>
      </w:r>
      <w:r w:rsidR="00AC226E" w:rsidRPr="00B076C7">
        <w:rPr>
          <w:i/>
        </w:rPr>
        <w:t>Events</w:t>
      </w:r>
      <w:r w:rsidR="00AC226E" w:rsidRPr="00B076C7">
        <w:t xml:space="preserve"> section</w:t>
      </w:r>
      <w:r w:rsidR="00AF292C">
        <w:t xml:space="preserve"> of this document.</w:t>
      </w:r>
    </w:p>
    <w:p w14:paraId="28FB2611" w14:textId="77777777" w:rsidR="00AF292C" w:rsidRDefault="004F62B3" w:rsidP="007C5203">
      <w:pPr>
        <w:pStyle w:val="ListBullet"/>
      </w:pPr>
      <w:r>
        <w:t>Sprint Planning</w:t>
      </w:r>
      <w:r w:rsidR="0076067A">
        <w:t xml:space="preserve"> Meeting</w:t>
      </w:r>
    </w:p>
    <w:p w14:paraId="45F01C90" w14:textId="77777777" w:rsidR="00AF292C" w:rsidRDefault="00AF292C" w:rsidP="00AF292C">
      <w:pPr>
        <w:pStyle w:val="ListBullet"/>
      </w:pPr>
      <w:r>
        <w:t xml:space="preserve">Daily Scrum </w:t>
      </w:r>
    </w:p>
    <w:p w14:paraId="2784979B" w14:textId="77777777" w:rsidR="00AF292C" w:rsidRDefault="00AF292C" w:rsidP="007C5203">
      <w:pPr>
        <w:pStyle w:val="ListBullet"/>
      </w:pPr>
      <w:r>
        <w:t>Sprint Review Meeting</w:t>
      </w:r>
    </w:p>
    <w:p w14:paraId="24B8E03D" w14:textId="77777777" w:rsidR="00AF292C" w:rsidRDefault="00AF292C" w:rsidP="007C5203">
      <w:pPr>
        <w:pStyle w:val="ListBullet"/>
      </w:pPr>
      <w:r>
        <w:t>Sprint Retrospective</w:t>
      </w:r>
    </w:p>
    <w:p w14:paraId="637F5036" w14:textId="77777777" w:rsidR="0029466B" w:rsidRDefault="0029466B">
      <w:pPr>
        <w:rPr>
          <w:rFonts w:eastAsiaTheme="majorEastAsia" w:cstheme="majorBidi"/>
          <w:b/>
          <w:bCs/>
          <w:color w:val="365F91" w:themeColor="accent1" w:themeShade="BF"/>
          <w:sz w:val="32"/>
          <w:szCs w:val="28"/>
        </w:rPr>
      </w:pPr>
      <w:bookmarkStart w:id="22" w:name="_Toc293592584"/>
      <w:r>
        <w:br w:type="page"/>
      </w:r>
    </w:p>
    <w:p w14:paraId="26350F78" w14:textId="77777777" w:rsidR="0029466B" w:rsidRDefault="0029466B" w:rsidP="0029466B">
      <w:pPr>
        <w:pStyle w:val="Heading1"/>
        <w:rPr>
          <w:color w:val="000000"/>
          <w:sz w:val="24"/>
        </w:rPr>
      </w:pPr>
      <w:bookmarkStart w:id="23" w:name="_Toc299955966"/>
      <w:r>
        <w:lastRenderedPageBreak/>
        <w:t>Scrum</w:t>
      </w:r>
      <w:bookmarkEnd w:id="23"/>
    </w:p>
    <w:p w14:paraId="5C9F3EFE" w14:textId="77777777" w:rsidR="0029466B" w:rsidRDefault="0029466B" w:rsidP="0029466B">
      <w:r w:rsidRPr="00B83162">
        <w:t xml:space="preserve">Scrum </w:t>
      </w:r>
      <w:r w:rsidR="001705DB">
        <w:t xml:space="preserve">is a framework structured to support complex product development. Scrum </w:t>
      </w:r>
      <w:r w:rsidRPr="00B83162">
        <w:t xml:space="preserve">consists of Scrum Teams and their associated </w:t>
      </w:r>
      <w:r>
        <w:t xml:space="preserve">roles, events, artifacts, and rules. Each component within the framework serves a specific purpose and is essential to Scrum’s success and usage. </w:t>
      </w:r>
    </w:p>
    <w:p w14:paraId="64406C4A" w14:textId="77777777" w:rsidR="0029466B" w:rsidRDefault="0029466B" w:rsidP="0029466B">
      <w:r w:rsidRPr="008E7CAD">
        <w:t xml:space="preserve">The rules of Scrum </w:t>
      </w:r>
      <w:r w:rsidRPr="00807BF6">
        <w:t xml:space="preserve">bind </w:t>
      </w:r>
      <w:r>
        <w:t>together the events</w:t>
      </w:r>
      <w:r w:rsidRPr="00807BF6">
        <w:t>, roles, and artifacts</w:t>
      </w:r>
      <w:r>
        <w:t>, governing the relationships and interaction between them</w:t>
      </w:r>
      <w:r w:rsidRPr="00807BF6">
        <w:t>.</w:t>
      </w:r>
      <w:r>
        <w:t xml:space="preserve"> The r</w:t>
      </w:r>
      <w:r w:rsidRPr="00807BF6">
        <w:t xml:space="preserve">ules </w:t>
      </w:r>
      <w:r>
        <w:t xml:space="preserve">of Scrum </w:t>
      </w:r>
      <w:r w:rsidRPr="00807BF6">
        <w:t>are described throughout the body of this document.</w:t>
      </w:r>
    </w:p>
    <w:p w14:paraId="168740CE" w14:textId="77777777" w:rsidR="00CB4157" w:rsidRDefault="00B83162" w:rsidP="007C5203">
      <w:pPr>
        <w:pStyle w:val="Heading1"/>
      </w:pPr>
      <w:bookmarkStart w:id="24" w:name="_Toc299955967"/>
      <w:r>
        <w:t xml:space="preserve">The </w:t>
      </w:r>
      <w:r w:rsidR="00CB4157">
        <w:t xml:space="preserve">Scrum </w:t>
      </w:r>
      <w:bookmarkEnd w:id="22"/>
      <w:r>
        <w:t>Team</w:t>
      </w:r>
      <w:bookmarkEnd w:id="24"/>
    </w:p>
    <w:p w14:paraId="5DCDE438" w14:textId="185C140E" w:rsidR="00CB4157" w:rsidRDefault="00CB4157" w:rsidP="007C5203">
      <w:r>
        <w:t xml:space="preserve">The Scrum Team consists of </w:t>
      </w:r>
      <w:r w:rsidR="00CC114C">
        <w:t>a</w:t>
      </w:r>
      <w:r>
        <w:t xml:space="preserve"> Product Owner</w:t>
      </w:r>
      <w:r w:rsidR="006514BF">
        <w:t xml:space="preserve">, </w:t>
      </w:r>
      <w:r>
        <w:t xml:space="preserve">the </w:t>
      </w:r>
      <w:r w:rsidR="00E52365">
        <w:t xml:space="preserve">Development </w:t>
      </w:r>
      <w:r>
        <w:t>Team</w:t>
      </w:r>
      <w:r w:rsidR="006514BF">
        <w:t xml:space="preserve">, and a </w:t>
      </w:r>
      <w:r w:rsidR="00CA686F">
        <w:t>Scrum Master</w:t>
      </w:r>
      <w:r>
        <w:t xml:space="preserve">. </w:t>
      </w:r>
      <w:r w:rsidR="00A129FA" w:rsidRPr="00DE307C">
        <w:t>Scrum Teams</w:t>
      </w:r>
      <w:r w:rsidR="00A129FA">
        <w:rPr>
          <w:b/>
        </w:rPr>
        <w:t xml:space="preserve"> </w:t>
      </w:r>
      <w:r w:rsidR="00A129FA">
        <w:t xml:space="preserve">are self-organizing and </w:t>
      </w:r>
      <w:commentRangeStart w:id="25"/>
      <w:r w:rsidR="00735A96">
        <w:t>cross</w:t>
      </w:r>
      <w:ins w:id="26" w:author="Daniel" w:date="2011-07-27T14:28:00Z">
        <w:r w:rsidR="00093071">
          <w:t>-</w:t>
        </w:r>
      </w:ins>
      <w:r w:rsidR="00735A96">
        <w:t>functional</w:t>
      </w:r>
      <w:commentRangeEnd w:id="25"/>
      <w:r w:rsidR="00050DC5">
        <w:rPr>
          <w:rStyle w:val="CommentReference"/>
        </w:rPr>
        <w:commentReference w:id="25"/>
      </w:r>
      <w:r w:rsidR="00076198">
        <w:t>. S</w:t>
      </w:r>
      <w:r w:rsidR="00D247E7">
        <w:t xml:space="preserve">elf-organizing </w:t>
      </w:r>
      <w:r w:rsidR="00076198">
        <w:t>teams choose how best to accomplish their work</w:t>
      </w:r>
      <w:r w:rsidR="00E819DF">
        <w:t>, rather than</w:t>
      </w:r>
      <w:r w:rsidR="00FB1E3C">
        <w:t xml:space="preserve"> being</w:t>
      </w:r>
      <w:r w:rsidR="00E819DF">
        <w:t xml:space="preserve"> direct</w:t>
      </w:r>
      <w:r w:rsidR="00FB1E3C">
        <w:t>ed by</w:t>
      </w:r>
      <w:r w:rsidR="00E819DF">
        <w:t xml:space="preserve"> others</w:t>
      </w:r>
      <w:r w:rsidR="008265DC">
        <w:t xml:space="preserve"> outside the team</w:t>
      </w:r>
      <w:r w:rsidR="00076198">
        <w:t xml:space="preserve">. </w:t>
      </w:r>
      <w:commentRangeStart w:id="27"/>
      <w:r w:rsidR="00076198">
        <w:t>Cross</w:t>
      </w:r>
      <w:ins w:id="28" w:author="Daniel" w:date="2011-07-27T14:28:00Z">
        <w:r w:rsidR="00093071">
          <w:t>-</w:t>
        </w:r>
      </w:ins>
      <w:r w:rsidR="00076198">
        <w:t xml:space="preserve">functional </w:t>
      </w:r>
      <w:commentRangeEnd w:id="27"/>
      <w:r w:rsidR="00050DC5">
        <w:rPr>
          <w:rStyle w:val="CommentReference"/>
        </w:rPr>
        <w:commentReference w:id="27"/>
      </w:r>
      <w:r w:rsidR="00076198">
        <w:t>teams have all</w:t>
      </w:r>
      <w:r w:rsidR="009E6F8F">
        <w:t xml:space="preserve"> competencies needed</w:t>
      </w:r>
      <w:r w:rsidR="00076198">
        <w:t xml:space="preserve"> to accomplish the work without depending on others not part of the team. The team model in Scrum is designed to optimize flexibility, creativity, and productivity. </w:t>
      </w:r>
    </w:p>
    <w:p w14:paraId="3EB919D3" w14:textId="23BAE3D8" w:rsidR="00334C64" w:rsidRDefault="00A129FA" w:rsidP="00A129FA">
      <w:bookmarkStart w:id="29" w:name="_The_ScrumMaster"/>
      <w:bookmarkStart w:id="30" w:name="_The_Product_Owner"/>
      <w:bookmarkStart w:id="31" w:name="_Toc293592585"/>
      <w:bookmarkEnd w:id="29"/>
      <w:bookmarkEnd w:id="30"/>
      <w:r w:rsidRPr="00DE307C">
        <w:t>Scrum Teams</w:t>
      </w:r>
      <w:r w:rsidRPr="00A23C0B">
        <w:t xml:space="preserve"> </w:t>
      </w:r>
      <w:r w:rsidR="00CC7445">
        <w:t>deliver products</w:t>
      </w:r>
      <w:r>
        <w:t xml:space="preserve"> iteratively and incremental</w:t>
      </w:r>
      <w:r w:rsidR="00CD4A99">
        <w:t xml:space="preserve">ly, </w:t>
      </w:r>
      <w:commentRangeStart w:id="32"/>
      <w:r w:rsidR="00CD4A99">
        <w:t>maximizing</w:t>
      </w:r>
      <w:r w:rsidR="00CC7445">
        <w:t xml:space="preserve"> opportunities for </w:t>
      </w:r>
      <w:commentRangeEnd w:id="32"/>
      <w:r w:rsidR="00F31786">
        <w:rPr>
          <w:rStyle w:val="CommentReference"/>
        </w:rPr>
        <w:commentReference w:id="32"/>
      </w:r>
      <w:r w:rsidR="00CC7445">
        <w:t xml:space="preserve">feedback. Incremental </w:t>
      </w:r>
      <w:r w:rsidR="00F349EB">
        <w:t>deliveries</w:t>
      </w:r>
      <w:r w:rsidR="00ED1899">
        <w:t xml:space="preserve"> </w:t>
      </w:r>
      <w:r w:rsidR="00CC7445">
        <w:t xml:space="preserve">of </w:t>
      </w:r>
      <w:commentRangeStart w:id="33"/>
      <w:del w:id="34" w:author="Daniel" w:date="2011-07-27T12:00:00Z">
        <w:r w:rsidR="000579E6" w:rsidDel="00F07102">
          <w:delText>“</w:delText>
        </w:r>
      </w:del>
      <w:r w:rsidR="000579E6">
        <w:t>“Done”</w:t>
      </w:r>
      <w:del w:id="35" w:author="Daniel" w:date="2011-07-27T11:59:00Z">
        <w:r w:rsidR="000579E6" w:rsidDel="00F07102">
          <w:delText>”</w:delText>
        </w:r>
      </w:del>
      <w:r w:rsidR="00CC7445">
        <w:t xml:space="preserve"> </w:t>
      </w:r>
      <w:commentRangeEnd w:id="33"/>
      <w:r w:rsidR="00F07102">
        <w:rPr>
          <w:rStyle w:val="CommentReference"/>
        </w:rPr>
        <w:commentReference w:id="33"/>
      </w:r>
      <w:r w:rsidR="00CC7445">
        <w:t xml:space="preserve">product ensure </w:t>
      </w:r>
      <w:r w:rsidR="008A4641">
        <w:t xml:space="preserve">a potentially </w:t>
      </w:r>
      <w:r w:rsidR="00F349EB">
        <w:t xml:space="preserve">useful </w:t>
      </w:r>
      <w:r w:rsidR="008A4641">
        <w:t>version of working product is always available.</w:t>
      </w:r>
    </w:p>
    <w:p w14:paraId="5E20998E" w14:textId="1E76FFD0" w:rsidR="00CB4157" w:rsidRPr="00025032" w:rsidRDefault="00CB4157" w:rsidP="007C5203">
      <w:pPr>
        <w:pStyle w:val="Heading2"/>
      </w:pPr>
      <w:bookmarkStart w:id="36" w:name="_Toc299955968"/>
      <w:r w:rsidRPr="00025032">
        <w:t>The Product Owner</w:t>
      </w:r>
      <w:bookmarkEnd w:id="31"/>
      <w:bookmarkEnd w:id="36"/>
    </w:p>
    <w:p w14:paraId="23AFB7A0" w14:textId="65E8844B" w:rsidR="0028592B" w:rsidRDefault="00275883" w:rsidP="00CC3CDB">
      <w:r w:rsidRPr="00275883">
        <w:t>The Product Owner is</w:t>
      </w:r>
      <w:r w:rsidR="0028592B">
        <w:t xml:space="preserve"> </w:t>
      </w:r>
      <w:r w:rsidR="0028592B" w:rsidRPr="0072026C">
        <w:t>responsible for maxim</w:t>
      </w:r>
      <w:r w:rsidR="0028592B">
        <w:t>izing the value</w:t>
      </w:r>
      <w:r w:rsidR="00FA781B">
        <w:t xml:space="preserve"> </w:t>
      </w:r>
      <w:commentRangeStart w:id="37"/>
      <w:ins w:id="38" w:author="Daniel" w:date="2011-07-27T11:57:00Z">
        <w:r w:rsidR="00FA781B">
          <w:t>of</w:t>
        </w:r>
        <w:commentRangeEnd w:id="37"/>
        <w:r w:rsidR="00FA781B">
          <w:rPr>
            <w:rStyle w:val="CommentReference"/>
          </w:rPr>
          <w:commentReference w:id="37"/>
        </w:r>
      </w:ins>
      <w:r w:rsidR="0028592B">
        <w:t xml:space="preserve"> </w:t>
      </w:r>
      <w:r>
        <w:t>the product</w:t>
      </w:r>
      <w:r w:rsidR="002E25A9">
        <w:t xml:space="preserve"> and the work of</w:t>
      </w:r>
      <w:r w:rsidR="002E25A9" w:rsidRPr="0072026C">
        <w:t xml:space="preserve"> the </w:t>
      </w:r>
      <w:r w:rsidR="002E25A9">
        <w:t>Development Team</w:t>
      </w:r>
      <w:r>
        <w:t>.</w:t>
      </w:r>
      <w:r w:rsidR="00490D07">
        <w:t xml:space="preserve"> </w:t>
      </w:r>
      <w:r w:rsidR="002E25A9">
        <w:t>How</w:t>
      </w:r>
      <w:r w:rsidR="00AB0181">
        <w:t xml:space="preserve"> this is </w:t>
      </w:r>
      <w:r w:rsidR="0060599A">
        <w:t>done</w:t>
      </w:r>
      <w:r w:rsidR="00AB0181">
        <w:t xml:space="preserve"> may vary widely across organizations, Scrum Teams, and individuals.</w:t>
      </w:r>
    </w:p>
    <w:p w14:paraId="27244334" w14:textId="77777777" w:rsidR="00236D7D" w:rsidRDefault="00CB4157" w:rsidP="007C5203">
      <w:r>
        <w:t xml:space="preserve">The Product Owner is the </w:t>
      </w:r>
      <w:r w:rsidR="00236D7D">
        <w:t xml:space="preserve">sole </w:t>
      </w:r>
      <w:r>
        <w:t>person responsible for managing the Product Backlog</w:t>
      </w:r>
      <w:r w:rsidR="00AB0181">
        <w:t>. Product Backlog management includes:</w:t>
      </w:r>
    </w:p>
    <w:p w14:paraId="3532DFB5" w14:textId="77777777" w:rsidR="00834C3C" w:rsidRDefault="00834C3C" w:rsidP="00AB0181">
      <w:pPr>
        <w:pStyle w:val="ListBullet"/>
      </w:pPr>
      <w:r>
        <w:t xml:space="preserve">Clearly expressing </w:t>
      </w:r>
      <w:r w:rsidR="004E7B02">
        <w:t>Product Backlog item</w:t>
      </w:r>
      <w:r>
        <w:t>s</w:t>
      </w:r>
      <w:r w:rsidR="006673BA">
        <w:t>;</w:t>
      </w:r>
    </w:p>
    <w:p w14:paraId="7BBCF6F8" w14:textId="77777777" w:rsidR="00AB0181" w:rsidRDefault="00960EF2" w:rsidP="00AB0181">
      <w:pPr>
        <w:pStyle w:val="ListBullet"/>
      </w:pPr>
      <w:r>
        <w:t>O</w:t>
      </w:r>
      <w:r w:rsidR="004D7EDC">
        <w:t>rdering</w:t>
      </w:r>
      <w:r w:rsidR="009D2FCE">
        <w:t xml:space="preserve"> </w:t>
      </w:r>
      <w:r w:rsidR="00AB0181">
        <w:t>the items in the Product Backlog</w:t>
      </w:r>
      <w:r w:rsidR="009D2FCE">
        <w:t xml:space="preserve"> to best achieve goals and missions</w:t>
      </w:r>
      <w:r w:rsidR="006673BA">
        <w:t>;</w:t>
      </w:r>
      <w:r w:rsidR="00AB0181">
        <w:t xml:space="preserve"> </w:t>
      </w:r>
    </w:p>
    <w:p w14:paraId="1B5B8E98" w14:textId="77777777" w:rsidR="00AB0181" w:rsidRDefault="00AB0181" w:rsidP="00AB0181">
      <w:pPr>
        <w:pStyle w:val="ListBullet"/>
      </w:pPr>
      <w:r>
        <w:t>E</w:t>
      </w:r>
      <w:r w:rsidR="00CB4157">
        <w:t>nsur</w:t>
      </w:r>
      <w:r w:rsidR="00A24A59">
        <w:t>ing</w:t>
      </w:r>
      <w:r w:rsidR="00CB4157">
        <w:t xml:space="preserve"> the value of the work the </w:t>
      </w:r>
      <w:r w:rsidR="00232FF3">
        <w:t xml:space="preserve">Development Team </w:t>
      </w:r>
      <w:r w:rsidR="00CB4157">
        <w:t>performs</w:t>
      </w:r>
      <w:r w:rsidR="002E25A9">
        <w:t>;</w:t>
      </w:r>
    </w:p>
    <w:p w14:paraId="227A127F" w14:textId="77777777" w:rsidR="00CB4157" w:rsidRDefault="00AB0181" w:rsidP="00AB0181">
      <w:pPr>
        <w:pStyle w:val="ListBullet"/>
      </w:pPr>
      <w:r>
        <w:t>E</w:t>
      </w:r>
      <w:r w:rsidR="00CB4157">
        <w:t>nsu</w:t>
      </w:r>
      <w:r w:rsidR="00A24A59">
        <w:t>ring</w:t>
      </w:r>
      <w:r w:rsidR="00CB4157">
        <w:t xml:space="preserve"> that </w:t>
      </w:r>
      <w:r w:rsidR="00236D7D">
        <w:t>the Product Backlog</w:t>
      </w:r>
      <w:r w:rsidR="00CB4157">
        <w:t xml:space="preserve"> is visible</w:t>
      </w:r>
      <w:r w:rsidR="004D7EDC">
        <w:t>, transparent,</w:t>
      </w:r>
      <w:r w:rsidR="00CB4157">
        <w:t xml:space="preserve"> </w:t>
      </w:r>
      <w:r w:rsidR="00615029">
        <w:t xml:space="preserve">and clear to all, and shows what </w:t>
      </w:r>
      <w:r w:rsidR="009D2FCE">
        <w:t xml:space="preserve">the Scrum Team </w:t>
      </w:r>
      <w:r w:rsidR="00615029">
        <w:t>will work on next</w:t>
      </w:r>
      <w:r w:rsidR="006673BA">
        <w:t>; and,</w:t>
      </w:r>
    </w:p>
    <w:p w14:paraId="40244B3B" w14:textId="77777777" w:rsidR="00403721" w:rsidRDefault="003F5722" w:rsidP="00403721">
      <w:pPr>
        <w:pStyle w:val="ListBullet"/>
      </w:pPr>
      <w:r>
        <w:t>Ensur</w:t>
      </w:r>
      <w:r w:rsidR="00A24A59">
        <w:t>ing</w:t>
      </w:r>
      <w:r>
        <w:t xml:space="preserve"> the Development Team understands items in the Product Backlog to the level needed</w:t>
      </w:r>
      <w:r w:rsidR="006673BA">
        <w:t>.</w:t>
      </w:r>
      <w:r>
        <w:t xml:space="preserve"> </w:t>
      </w:r>
    </w:p>
    <w:p w14:paraId="4B670002" w14:textId="77777777" w:rsidR="00915BA3" w:rsidRDefault="00915BA3" w:rsidP="00403721">
      <w:r>
        <w:t>The Product Owner may do the above work, or have the Development Team do it. However, the Product Owner remains accountable.</w:t>
      </w:r>
    </w:p>
    <w:p w14:paraId="497823F1" w14:textId="77777777" w:rsidR="00615029" w:rsidRDefault="00CB4157" w:rsidP="00403721">
      <w:r>
        <w:lastRenderedPageBreak/>
        <w:t>The Product Owner is one person, not a committee.</w:t>
      </w:r>
      <w:r w:rsidR="00EF5422">
        <w:t xml:space="preserve"> The Product Owner may represent the desires of a committee in the Product Backlog, </w:t>
      </w:r>
      <w:r>
        <w:t xml:space="preserve">but </w:t>
      </w:r>
      <w:r w:rsidR="006514C7">
        <w:t xml:space="preserve">those </w:t>
      </w:r>
      <w:r>
        <w:t>want</w:t>
      </w:r>
      <w:r w:rsidR="00EF5422">
        <w:t>ing</w:t>
      </w:r>
      <w:r>
        <w:t xml:space="preserve"> to change a </w:t>
      </w:r>
      <w:r w:rsidR="00783428">
        <w:t xml:space="preserve">backlog </w:t>
      </w:r>
      <w:r>
        <w:t xml:space="preserve">item’s priority </w:t>
      </w:r>
      <w:r w:rsidR="00EF5422">
        <w:t>must</w:t>
      </w:r>
      <w:r>
        <w:t xml:space="preserve"> convince the Product Owner. </w:t>
      </w:r>
    </w:p>
    <w:p w14:paraId="2107BEE0" w14:textId="77777777" w:rsidR="00CB4157" w:rsidRDefault="00CB4157" w:rsidP="007961AE">
      <w:r w:rsidRPr="00453437">
        <w:t xml:space="preserve">For the Product Owner to succeed, the </w:t>
      </w:r>
      <w:r w:rsidR="00783428">
        <w:t xml:space="preserve">entire </w:t>
      </w:r>
      <w:r w:rsidRPr="00453437">
        <w:t xml:space="preserve">organization </w:t>
      </w:r>
      <w:r w:rsidR="00783428">
        <w:t xml:space="preserve">must </w:t>
      </w:r>
      <w:r w:rsidRPr="00453437">
        <w:t>respect his or her decisions.</w:t>
      </w:r>
      <w:r w:rsidR="00783428">
        <w:t xml:space="preserve"> </w:t>
      </w:r>
      <w:r w:rsidR="00783428" w:rsidRPr="00453437">
        <w:t>The Product Owner’s decisions are visible in the content and priori</w:t>
      </w:r>
      <w:r w:rsidR="00783428">
        <w:t>tization of the Product Backlog</w:t>
      </w:r>
      <w:r w:rsidR="007961AE">
        <w:t xml:space="preserve">. </w:t>
      </w:r>
      <w:r w:rsidR="00615029">
        <w:t>N</w:t>
      </w:r>
      <w:r w:rsidRPr="00453437">
        <w:t xml:space="preserve">o one is allowed to tell the </w:t>
      </w:r>
      <w:r w:rsidR="00615029">
        <w:t>Development Team</w:t>
      </w:r>
      <w:r w:rsidRPr="00453437">
        <w:t xml:space="preserve"> to work from a different set of priorities, and </w:t>
      </w:r>
      <w:r w:rsidR="00020597">
        <w:t xml:space="preserve">the </w:t>
      </w:r>
      <w:r w:rsidR="007961AE">
        <w:t>Development Team</w:t>
      </w:r>
      <w:r w:rsidRPr="00453437">
        <w:t xml:space="preserve"> </w:t>
      </w:r>
      <w:r w:rsidR="00020597" w:rsidRPr="00453437">
        <w:t>isn’t</w:t>
      </w:r>
      <w:r w:rsidRPr="00453437">
        <w:t xml:space="preserve"> allowed to</w:t>
      </w:r>
      <w:r w:rsidR="009D2FCE">
        <w:t xml:space="preserve"> act on what</w:t>
      </w:r>
      <w:r w:rsidRPr="00453437">
        <w:t xml:space="preserve"> anyone </w:t>
      </w:r>
      <w:r w:rsidR="009D2FCE">
        <w:t xml:space="preserve">else </w:t>
      </w:r>
      <w:r w:rsidRPr="00453437">
        <w:t xml:space="preserve">says.  </w:t>
      </w:r>
    </w:p>
    <w:p w14:paraId="4132678C" w14:textId="77777777" w:rsidR="00CB4157" w:rsidRDefault="00CB4157" w:rsidP="007C5203">
      <w:pPr>
        <w:pStyle w:val="Heading2"/>
        <w:rPr>
          <w:color w:val="000000"/>
          <w:sz w:val="24"/>
        </w:rPr>
      </w:pPr>
      <w:bookmarkStart w:id="39" w:name="_The_Team"/>
      <w:bookmarkStart w:id="40" w:name="_Toc293592586"/>
      <w:bookmarkStart w:id="41" w:name="_Toc299955969"/>
      <w:bookmarkEnd w:id="39"/>
      <w:r>
        <w:t xml:space="preserve">The </w:t>
      </w:r>
      <w:r w:rsidR="0020598E">
        <w:t>Development Team</w:t>
      </w:r>
      <w:bookmarkEnd w:id="40"/>
      <w:bookmarkEnd w:id="41"/>
    </w:p>
    <w:p w14:paraId="45BB4D56" w14:textId="77777777" w:rsidR="00B23800" w:rsidRDefault="007F5931" w:rsidP="007C5203">
      <w:r>
        <w:t xml:space="preserve">The Development Team </w:t>
      </w:r>
      <w:r w:rsidR="0028592B">
        <w:t>consist</w:t>
      </w:r>
      <w:r>
        <w:t>s</w:t>
      </w:r>
      <w:r w:rsidR="0028592B">
        <w:t xml:space="preserve"> of </w:t>
      </w:r>
      <w:r>
        <w:t>professionals</w:t>
      </w:r>
      <w:r w:rsidR="0028592B">
        <w:t xml:space="preserve"> who do the work</w:t>
      </w:r>
      <w:r>
        <w:t xml:space="preserve"> </w:t>
      </w:r>
      <w:r w:rsidR="00E93694">
        <w:t>of</w:t>
      </w:r>
      <w:r>
        <w:t xml:space="preserve"> deliver</w:t>
      </w:r>
      <w:r w:rsidR="00E93694">
        <w:t>ing</w:t>
      </w:r>
      <w:r>
        <w:t xml:space="preserve"> a potentially releasable </w:t>
      </w:r>
      <w:r w:rsidR="00A31F0C">
        <w:t>Increment</w:t>
      </w:r>
      <w:r>
        <w:t xml:space="preserve"> of </w:t>
      </w:r>
      <w:r w:rsidR="000579E6">
        <w:t>“Done”</w:t>
      </w:r>
      <w:r w:rsidR="00D53153">
        <w:t xml:space="preserve"> </w:t>
      </w:r>
      <w:r w:rsidR="00FD10C1">
        <w:t xml:space="preserve">product </w:t>
      </w:r>
      <w:r>
        <w:t>at the end of each Sprint.</w:t>
      </w:r>
      <w:r w:rsidR="00B23800">
        <w:t xml:space="preserve"> Only members of the Development Team create the Increment.</w:t>
      </w:r>
    </w:p>
    <w:p w14:paraId="3D92B02A" w14:textId="77777777" w:rsidR="006514C7" w:rsidRDefault="007D2978" w:rsidP="007C5203">
      <w:r>
        <w:t xml:space="preserve">Development Teams are structured and empowered </w:t>
      </w:r>
      <w:r w:rsidR="00D53153">
        <w:t xml:space="preserve">by the organization </w:t>
      </w:r>
      <w:r>
        <w:t>to organize and manage thei</w:t>
      </w:r>
      <w:r w:rsidR="001F1336">
        <w:t xml:space="preserve">r own work. </w:t>
      </w:r>
      <w:r w:rsidR="00B11814">
        <w:t xml:space="preserve">The resulting synergy optimizes the Development Team’s overall efficiency and effectiveness. </w:t>
      </w:r>
      <w:r w:rsidR="00873C2A">
        <w:t>Development Teams</w:t>
      </w:r>
      <w:r w:rsidR="00491062">
        <w:t xml:space="preserve"> have the following characteristics:</w:t>
      </w:r>
    </w:p>
    <w:p w14:paraId="3F7CFF85" w14:textId="77777777" w:rsidR="00B11814" w:rsidRPr="00CD46B7" w:rsidRDefault="00B11814" w:rsidP="00B11814">
      <w:pPr>
        <w:pStyle w:val="ListBullet"/>
        <w:rPr>
          <w:sz w:val="20"/>
        </w:rPr>
      </w:pPr>
      <w:r>
        <w:t>They are self-organizing</w:t>
      </w:r>
      <w:r w:rsidR="00331805">
        <w:t xml:space="preserve">. No one (not even the Scrum Master) tells the Development Team how to turn Product Backlog into Increments of potentially releasable functionality; </w:t>
      </w:r>
    </w:p>
    <w:p w14:paraId="39635700" w14:textId="77777777" w:rsidR="00B23800" w:rsidRPr="00B23800" w:rsidRDefault="00B23800" w:rsidP="007C5203">
      <w:pPr>
        <w:pStyle w:val="ListBullet"/>
        <w:rPr>
          <w:sz w:val="20"/>
        </w:rPr>
      </w:pPr>
      <w:r>
        <w:t>Development Teams are cross-functional, with all of the skills</w:t>
      </w:r>
      <w:r w:rsidR="00D53153">
        <w:t xml:space="preserve"> as a team</w:t>
      </w:r>
      <w:r>
        <w:t xml:space="preserve"> necessary to create a product Increment</w:t>
      </w:r>
      <w:r w:rsidR="00331805">
        <w:t xml:space="preserve">; </w:t>
      </w:r>
    </w:p>
    <w:p w14:paraId="330D71FE" w14:textId="27E09E81" w:rsidR="00491062" w:rsidRPr="00491062" w:rsidRDefault="00517BB2" w:rsidP="007C5203">
      <w:pPr>
        <w:pStyle w:val="ListBullet"/>
        <w:rPr>
          <w:sz w:val="20"/>
        </w:rPr>
      </w:pPr>
      <w:r>
        <w:t>Scrum recognizes</w:t>
      </w:r>
      <w:r w:rsidR="006514C7">
        <w:t xml:space="preserve"> no titles for </w:t>
      </w:r>
      <w:r w:rsidR="00656C1B">
        <w:t xml:space="preserve">Development Team </w:t>
      </w:r>
      <w:r w:rsidR="006514C7">
        <w:t>members</w:t>
      </w:r>
      <w:r>
        <w:t xml:space="preserve"> other than </w:t>
      </w:r>
      <w:commentRangeStart w:id="42"/>
      <w:r>
        <w:t>Developer</w:t>
      </w:r>
      <w:ins w:id="43" w:author="Daniel" w:date="2011-07-30T16:53:00Z">
        <w:r w:rsidR="00E26A89">
          <w:t>,</w:t>
        </w:r>
      </w:ins>
      <w:del w:id="44" w:author="Daniel" w:date="2011-07-30T16:53:00Z">
        <w:r w:rsidR="00331805" w:rsidDel="00E26A89">
          <w:delText>.</w:delText>
        </w:r>
      </w:del>
      <w:r w:rsidR="00331805">
        <w:t xml:space="preserve"> </w:t>
      </w:r>
      <w:commentRangeEnd w:id="42"/>
      <w:r w:rsidR="00E26A89">
        <w:rPr>
          <w:rStyle w:val="CommentReference"/>
        </w:rPr>
        <w:commentReference w:id="42"/>
      </w:r>
      <w:commentRangeStart w:id="45"/>
      <w:del w:id="46" w:author="Daniel" w:date="2011-07-30T16:54:00Z">
        <w:r w:rsidDel="00E26A89">
          <w:delText>R</w:delText>
        </w:r>
      </w:del>
      <w:ins w:id="47" w:author="Daniel" w:date="2011-07-30T16:54:00Z">
        <w:r w:rsidR="00E26A89">
          <w:t>r</w:t>
        </w:r>
      </w:ins>
      <w:r>
        <w:t>egardless</w:t>
      </w:r>
      <w:commentRangeEnd w:id="45"/>
      <w:r w:rsidR="00E26A89">
        <w:rPr>
          <w:rStyle w:val="CommentReference"/>
        </w:rPr>
        <w:commentReference w:id="45"/>
      </w:r>
      <w:r>
        <w:t xml:space="preserve"> of the work being performed by the </w:t>
      </w:r>
      <w:commentRangeStart w:id="48"/>
      <w:r>
        <w:t>person</w:t>
      </w:r>
      <w:ins w:id="49" w:author="Daniel" w:date="2011-07-30T16:54:00Z">
        <w:r w:rsidR="00E26A89">
          <w:t>;</w:t>
        </w:r>
      </w:ins>
      <w:commentRangeEnd w:id="48"/>
      <w:ins w:id="50" w:author="Daniel" w:date="2011-07-30T16:56:00Z">
        <w:r w:rsidR="00E26A89">
          <w:rPr>
            <w:rStyle w:val="CommentReference"/>
          </w:rPr>
          <w:commentReference w:id="48"/>
        </w:r>
      </w:ins>
      <w:del w:id="51" w:author="Daniel" w:date="2011-07-30T16:54:00Z">
        <w:r w:rsidDel="00E26A89">
          <w:delText>,</w:delText>
        </w:r>
      </w:del>
      <w:r w:rsidR="006514C7">
        <w:t xml:space="preserve"> there are no exceptions to this rule</w:t>
      </w:r>
      <w:r w:rsidR="006673BA">
        <w:t>;</w:t>
      </w:r>
    </w:p>
    <w:p w14:paraId="25DAF2B2" w14:textId="77777777" w:rsidR="00B23800" w:rsidRDefault="00B23800" w:rsidP="00B23800">
      <w:pPr>
        <w:pStyle w:val="ListBullet"/>
      </w:pPr>
      <w:commentRangeStart w:id="52"/>
      <w:r>
        <w:t>Individual</w:t>
      </w:r>
      <w:del w:id="53" w:author="Daniel" w:date="2011-07-27T12:08:00Z">
        <w:r w:rsidDel="00CD539F">
          <w:delText>s</w:delText>
        </w:r>
      </w:del>
      <w:commentRangeEnd w:id="52"/>
      <w:r w:rsidR="00CD539F">
        <w:rPr>
          <w:rStyle w:val="CommentReference"/>
        </w:rPr>
        <w:commentReference w:id="52"/>
      </w:r>
      <w:r>
        <w:t xml:space="preserve"> Development Team members may have specialized skills and areas of focus, but accountability </w:t>
      </w:r>
      <w:r w:rsidR="00331805">
        <w:t xml:space="preserve">belongs to the Development Team as a </w:t>
      </w:r>
      <w:r w:rsidR="002E25A9">
        <w:t>whole</w:t>
      </w:r>
      <w:r w:rsidR="00331805">
        <w:t>; and,</w:t>
      </w:r>
    </w:p>
    <w:p w14:paraId="5B9D4CD6" w14:textId="77777777" w:rsidR="00B11814" w:rsidRPr="00331805" w:rsidRDefault="00491062" w:rsidP="00331805">
      <w:pPr>
        <w:pStyle w:val="ListBullet"/>
        <w:rPr>
          <w:sz w:val="20"/>
        </w:rPr>
      </w:pPr>
      <w:r>
        <w:t xml:space="preserve">Development Teams </w:t>
      </w:r>
      <w:r w:rsidR="00CB4157">
        <w:t>do not contain sub-</w:t>
      </w:r>
      <w:r w:rsidR="008A423A">
        <w:t>t</w:t>
      </w:r>
      <w:r w:rsidR="00CB4157">
        <w:t>eams dedicated to particular domains li</w:t>
      </w:r>
      <w:r w:rsidR="006673BA">
        <w:t>ke testing or business analysis</w:t>
      </w:r>
      <w:r w:rsidR="00331805">
        <w:t>.</w:t>
      </w:r>
    </w:p>
    <w:p w14:paraId="3C999418" w14:textId="77777777" w:rsidR="005C125D" w:rsidRDefault="005C125D" w:rsidP="005C125D">
      <w:pPr>
        <w:pStyle w:val="Heading3"/>
      </w:pPr>
      <w:r>
        <w:t>Development Team Size</w:t>
      </w:r>
    </w:p>
    <w:p w14:paraId="6AD33B33" w14:textId="5648AA92" w:rsidR="00CB4157" w:rsidRDefault="00B50456" w:rsidP="00964FF1">
      <w:pPr>
        <w:pStyle w:val="ListBullet"/>
        <w:numPr>
          <w:ilvl w:val="0"/>
          <w:numId w:val="0"/>
        </w:numPr>
      </w:pPr>
      <w:r>
        <w:t>O</w:t>
      </w:r>
      <w:r w:rsidR="00CB4157">
        <w:t>ptimal</w:t>
      </w:r>
      <w:r>
        <w:t xml:space="preserve"> </w:t>
      </w:r>
      <w:r w:rsidR="007C6A18">
        <w:t xml:space="preserve">Development </w:t>
      </w:r>
      <w:r w:rsidR="00CB4157">
        <w:t xml:space="preserve">Team </w:t>
      </w:r>
      <w:r>
        <w:t xml:space="preserve">size </w:t>
      </w:r>
      <w:r w:rsidR="00CB4157">
        <w:t xml:space="preserve">is </w:t>
      </w:r>
      <w:r w:rsidR="007C6A18">
        <w:t xml:space="preserve">small enough to remain nimble and large enough to complete significant work. </w:t>
      </w:r>
      <w:r>
        <w:t>F</w:t>
      </w:r>
      <w:r w:rsidR="00CB4157">
        <w:t xml:space="preserve">ewer than </w:t>
      </w:r>
      <w:r w:rsidR="001E767B">
        <w:t>three</w:t>
      </w:r>
      <w:r w:rsidR="00CB4157">
        <w:t xml:space="preserve"> </w:t>
      </w:r>
      <w:r w:rsidR="007C6A18">
        <w:t xml:space="preserve">Development Team </w:t>
      </w:r>
      <w:r w:rsidR="00CB4157">
        <w:t>members</w:t>
      </w:r>
      <w:r>
        <w:t xml:space="preserve"> </w:t>
      </w:r>
      <w:commentRangeStart w:id="54"/>
      <w:r w:rsidR="00735A96">
        <w:t>decrease</w:t>
      </w:r>
      <w:ins w:id="55" w:author="Daniel" w:date="2011-07-27T12:11:00Z">
        <w:r w:rsidR="00C24432">
          <w:t>s</w:t>
        </w:r>
        <w:commentRangeEnd w:id="54"/>
        <w:r w:rsidR="00C24432">
          <w:rPr>
            <w:rStyle w:val="CommentReference"/>
          </w:rPr>
          <w:commentReference w:id="54"/>
        </w:r>
      </w:ins>
      <w:r w:rsidR="00CB4157">
        <w:t xml:space="preserve"> interaction and result</w:t>
      </w:r>
      <w:r>
        <w:t>s in smaller prod</w:t>
      </w:r>
      <w:r w:rsidR="00CB4157">
        <w:t>uctivity gain</w:t>
      </w:r>
      <w:r>
        <w:t>s</w:t>
      </w:r>
      <w:r w:rsidR="00CB4157">
        <w:t xml:space="preserve">. </w:t>
      </w:r>
      <w:r>
        <w:t xml:space="preserve">Smaller </w:t>
      </w:r>
      <w:r w:rsidR="007C6A18">
        <w:t xml:space="preserve">Development Teams </w:t>
      </w:r>
      <w:r w:rsidR="00CB4157">
        <w:t>may encounter skill constraints during the Sprint</w:t>
      </w:r>
      <w:r>
        <w:t xml:space="preserve">, causing the </w:t>
      </w:r>
      <w:r w:rsidR="007C6A18">
        <w:t xml:space="preserve">Development Team </w:t>
      </w:r>
      <w:r>
        <w:t>to</w:t>
      </w:r>
      <w:r w:rsidR="00CB4157">
        <w:t xml:space="preserve"> be unable to deliver a </w:t>
      </w:r>
      <w:r w:rsidR="007C6A18">
        <w:t xml:space="preserve">potentially </w:t>
      </w:r>
      <w:r w:rsidR="00CB4157">
        <w:t xml:space="preserve">releasable </w:t>
      </w:r>
      <w:r w:rsidR="007C6A18">
        <w:t>Increment</w:t>
      </w:r>
      <w:r w:rsidR="00CB4157">
        <w:t xml:space="preserve">. </w:t>
      </w:r>
      <w:r w:rsidR="00A33DF0">
        <w:t>Having m</w:t>
      </w:r>
      <w:r w:rsidR="00CB4157">
        <w:t xml:space="preserve">ore than nine members </w:t>
      </w:r>
      <w:r>
        <w:t xml:space="preserve">requires </w:t>
      </w:r>
      <w:r w:rsidR="00CB4157">
        <w:t xml:space="preserve">too much coordination. Large </w:t>
      </w:r>
      <w:r w:rsidR="00C3202E">
        <w:t xml:space="preserve">Development </w:t>
      </w:r>
      <w:r w:rsidR="00CB4157">
        <w:t>Teams generate too much complexity for an empirical process to manage.</w:t>
      </w:r>
      <w:r w:rsidR="00CB4157" w:rsidRPr="00964FF1">
        <w:rPr>
          <w:sz w:val="20"/>
        </w:rPr>
        <w:t xml:space="preserve"> </w:t>
      </w:r>
      <w:r w:rsidR="00CB4157">
        <w:t xml:space="preserve">The Product Owner and </w:t>
      </w:r>
      <w:r w:rsidR="00CA686F">
        <w:t>Scrum Master</w:t>
      </w:r>
      <w:r w:rsidR="00CB4157">
        <w:t xml:space="preserve"> roles are not included in this count unless they are also </w:t>
      </w:r>
      <w:r w:rsidR="00BE05EC">
        <w:t>execut</w:t>
      </w:r>
      <w:r w:rsidR="00526C73">
        <w:t>ing</w:t>
      </w:r>
      <w:r w:rsidR="00BE05EC">
        <w:t xml:space="preserve"> the </w:t>
      </w:r>
      <w:r w:rsidR="00A33DF0">
        <w:t>work of</w:t>
      </w:r>
      <w:r w:rsidR="00BE05EC">
        <w:t xml:space="preserve"> </w:t>
      </w:r>
      <w:r w:rsidR="00F16000">
        <w:t>the Sprint Backlog</w:t>
      </w:r>
      <w:r w:rsidR="00CB4157">
        <w:t>.</w:t>
      </w:r>
    </w:p>
    <w:p w14:paraId="4493159A" w14:textId="77777777" w:rsidR="006514BF" w:rsidRPr="00606F6D" w:rsidRDefault="006514BF" w:rsidP="006514BF">
      <w:pPr>
        <w:pStyle w:val="Heading2"/>
        <w:rPr>
          <w:color w:val="000000"/>
        </w:rPr>
      </w:pPr>
      <w:bookmarkStart w:id="56" w:name="_Time-Boxes"/>
      <w:bookmarkStart w:id="57" w:name="_Toc293592587"/>
      <w:bookmarkStart w:id="58" w:name="_Toc299955970"/>
      <w:bookmarkEnd w:id="56"/>
      <w:r>
        <w:lastRenderedPageBreak/>
        <w:t xml:space="preserve">The </w:t>
      </w:r>
      <w:r w:rsidR="00CA686F">
        <w:t>Scrum Master</w:t>
      </w:r>
      <w:bookmarkEnd w:id="57"/>
      <w:bookmarkEnd w:id="58"/>
    </w:p>
    <w:p w14:paraId="59B09B5F" w14:textId="77777777" w:rsidR="00BE05EC" w:rsidRDefault="006514BF" w:rsidP="006514BF">
      <w:r w:rsidRPr="00A75985">
        <w:t xml:space="preserve">The </w:t>
      </w:r>
      <w:r w:rsidR="00CA686F">
        <w:t>Scrum Master</w:t>
      </w:r>
      <w:r>
        <w:t xml:space="preserve"> </w:t>
      </w:r>
      <w:r w:rsidRPr="00A75985">
        <w:t>is</w:t>
      </w:r>
      <w:r>
        <w:t xml:space="preserve"> </w:t>
      </w:r>
      <w:r w:rsidRPr="0072026C">
        <w:t xml:space="preserve">responsible for ensuring </w:t>
      </w:r>
      <w:r>
        <w:t xml:space="preserve">Scrum is understood and enacted. </w:t>
      </w:r>
      <w:r w:rsidR="00CA686F">
        <w:t>Scrum Master</w:t>
      </w:r>
      <w:r w:rsidR="00C3202E">
        <w:t>s</w:t>
      </w:r>
      <w:r>
        <w:t xml:space="preserve"> </w:t>
      </w:r>
      <w:r w:rsidR="00C3202E">
        <w:t xml:space="preserve">do </w:t>
      </w:r>
      <w:r>
        <w:t xml:space="preserve">this by ensuring that the Scrum Team adheres to Scrum </w:t>
      </w:r>
      <w:r w:rsidR="003240F3">
        <w:t>theory</w:t>
      </w:r>
      <w:r>
        <w:t>, practices, and rules</w:t>
      </w:r>
      <w:r w:rsidR="004F64EB">
        <w:t>. The Scrum Master</w:t>
      </w:r>
      <w:r w:rsidRPr="00CC114C">
        <w:t xml:space="preserve"> </w:t>
      </w:r>
      <w:r>
        <w:t xml:space="preserve">is a servant-leader for the Scrum Team. </w:t>
      </w:r>
    </w:p>
    <w:p w14:paraId="674570F6" w14:textId="77777777" w:rsidR="006514BF" w:rsidRDefault="00915BA3" w:rsidP="006514BF">
      <w:r>
        <w:t>The Scrum Master helps those outside the Scrum Team understand which of their intera</w:t>
      </w:r>
      <w:r w:rsidR="004475D4">
        <w:t>ct</w:t>
      </w:r>
      <w:r>
        <w:t>ions with the Scrum Team are helpful and which aren’t. The Scrum Master helps everyone change these interactions to maximize the value created by the Scrum Tea</w:t>
      </w:r>
      <w:r w:rsidR="00277A72">
        <w:t>m</w:t>
      </w:r>
      <w:r>
        <w:t>.</w:t>
      </w:r>
    </w:p>
    <w:p w14:paraId="6E0B8B52" w14:textId="77777777" w:rsidR="006514BF" w:rsidRDefault="00CA686F" w:rsidP="006514BF">
      <w:pPr>
        <w:pStyle w:val="Heading3"/>
      </w:pPr>
      <w:r>
        <w:t>Scrum Master</w:t>
      </w:r>
      <w:r w:rsidR="006514BF">
        <w:t xml:space="preserve"> Service to the Product Owner</w:t>
      </w:r>
    </w:p>
    <w:p w14:paraId="4BECAF97" w14:textId="77777777" w:rsidR="006514BF" w:rsidRDefault="006514BF" w:rsidP="006514BF">
      <w:r>
        <w:t xml:space="preserve">The </w:t>
      </w:r>
      <w:r w:rsidR="00CA686F">
        <w:t>Scrum Master</w:t>
      </w:r>
      <w:r>
        <w:t xml:space="preserve"> </w:t>
      </w:r>
      <w:r w:rsidR="00234B4D">
        <w:t>serves</w:t>
      </w:r>
      <w:r>
        <w:t xml:space="preserve"> the Product Owner in several ways</w:t>
      </w:r>
      <w:r w:rsidR="006F244A">
        <w:t>, including</w:t>
      </w:r>
      <w:r>
        <w:t>:</w:t>
      </w:r>
    </w:p>
    <w:p w14:paraId="521915C9" w14:textId="77777777" w:rsidR="006514BF" w:rsidRDefault="004A2E25" w:rsidP="006514BF">
      <w:pPr>
        <w:pStyle w:val="ListBullet"/>
      </w:pPr>
      <w:r>
        <w:t xml:space="preserve">Finding </w:t>
      </w:r>
      <w:r w:rsidR="00CB7555">
        <w:t>t</w:t>
      </w:r>
      <w:r w:rsidR="006514BF">
        <w:t xml:space="preserve">echniques for </w:t>
      </w:r>
      <w:r w:rsidR="00AF07DE">
        <w:t xml:space="preserve">effective </w:t>
      </w:r>
      <w:r w:rsidR="006514BF">
        <w:t>Product Backlog management</w:t>
      </w:r>
      <w:r w:rsidR="006673BA">
        <w:t>;</w:t>
      </w:r>
    </w:p>
    <w:p w14:paraId="2765A95F" w14:textId="77777777" w:rsidR="00915BA3" w:rsidRDefault="00915BA3" w:rsidP="00071533">
      <w:pPr>
        <w:pStyle w:val="ListBullet"/>
      </w:pPr>
      <w:r>
        <w:t xml:space="preserve">Clearly communicating vision, goals, and </w:t>
      </w:r>
      <w:r w:rsidR="004E7B02">
        <w:t>Product Backlog item</w:t>
      </w:r>
      <w:r>
        <w:t>s to the Development Team</w:t>
      </w:r>
      <w:r w:rsidR="006673BA">
        <w:t>;</w:t>
      </w:r>
    </w:p>
    <w:p w14:paraId="021F63D4" w14:textId="77777777" w:rsidR="006514BF" w:rsidRDefault="004A2E25" w:rsidP="00071533">
      <w:pPr>
        <w:pStyle w:val="ListBullet"/>
      </w:pPr>
      <w:r>
        <w:t>T</w:t>
      </w:r>
      <w:r w:rsidR="006673BA">
        <w:t>each</w:t>
      </w:r>
      <w:r>
        <w:t>ing</w:t>
      </w:r>
      <w:r w:rsidR="006673BA">
        <w:t xml:space="preserve"> </w:t>
      </w:r>
      <w:r w:rsidR="00915BA3">
        <w:t xml:space="preserve">the Development Team </w:t>
      </w:r>
      <w:r w:rsidR="004B0683">
        <w:t xml:space="preserve">to </w:t>
      </w:r>
      <w:r w:rsidR="00915BA3">
        <w:t xml:space="preserve">create </w:t>
      </w:r>
      <w:r w:rsidR="00CA19EB">
        <w:t xml:space="preserve">clear and concise </w:t>
      </w:r>
      <w:r w:rsidR="004E7B02">
        <w:t>Product Backlog item</w:t>
      </w:r>
      <w:r w:rsidR="00CA19EB">
        <w:t>s</w:t>
      </w:r>
      <w:r w:rsidR="006673BA">
        <w:t>;</w:t>
      </w:r>
    </w:p>
    <w:p w14:paraId="094565FB" w14:textId="77777777" w:rsidR="00CB7555" w:rsidRDefault="00CB7555" w:rsidP="00071533">
      <w:pPr>
        <w:pStyle w:val="ListBullet"/>
      </w:pPr>
      <w:r>
        <w:t>Understand</w:t>
      </w:r>
      <w:r w:rsidR="00BC2DBE">
        <w:t>ing</w:t>
      </w:r>
      <w:r>
        <w:t xml:space="preserve"> long-term product planning in an empirical environment</w:t>
      </w:r>
      <w:r w:rsidR="006673BA">
        <w:t>;</w:t>
      </w:r>
    </w:p>
    <w:p w14:paraId="4665F6DF" w14:textId="77777777" w:rsidR="006673BA" w:rsidRDefault="006673BA" w:rsidP="00071533">
      <w:pPr>
        <w:pStyle w:val="ListBullet"/>
      </w:pPr>
      <w:r>
        <w:t>Understanding and practicing agility; and,</w:t>
      </w:r>
    </w:p>
    <w:p w14:paraId="50BCABAF" w14:textId="77777777" w:rsidR="000F26D3" w:rsidRDefault="000F26D3" w:rsidP="00071533">
      <w:pPr>
        <w:pStyle w:val="ListBullet"/>
      </w:pPr>
      <w:r>
        <w:t>Facilitat</w:t>
      </w:r>
      <w:r w:rsidR="00BC2DBE">
        <w:t>ing</w:t>
      </w:r>
      <w:r>
        <w:t xml:space="preserve"> Scrum events as requested or needed</w:t>
      </w:r>
      <w:r w:rsidR="006673BA">
        <w:t>.</w:t>
      </w:r>
    </w:p>
    <w:p w14:paraId="71132B98" w14:textId="77777777" w:rsidR="006514BF" w:rsidRDefault="00CA686F" w:rsidP="006514BF">
      <w:pPr>
        <w:pStyle w:val="Heading3"/>
      </w:pPr>
      <w:r>
        <w:t>Scrum Master</w:t>
      </w:r>
      <w:r w:rsidR="006514BF">
        <w:t xml:space="preserve"> Service to the Development Team</w:t>
      </w:r>
    </w:p>
    <w:p w14:paraId="077C49F4" w14:textId="77777777" w:rsidR="006F244A" w:rsidRDefault="006F244A" w:rsidP="006F244A">
      <w:r>
        <w:t xml:space="preserve">The </w:t>
      </w:r>
      <w:r w:rsidR="00CA686F">
        <w:t>Scrum Master</w:t>
      </w:r>
      <w:r>
        <w:t xml:space="preserve"> </w:t>
      </w:r>
      <w:r w:rsidR="00234B4D">
        <w:t xml:space="preserve">serves </w:t>
      </w:r>
      <w:r>
        <w:t>the Development Team in several way</w:t>
      </w:r>
      <w:r w:rsidR="00B63D5E">
        <w:t>s</w:t>
      </w:r>
      <w:r>
        <w:t>, including:</w:t>
      </w:r>
    </w:p>
    <w:p w14:paraId="462DC020" w14:textId="77777777" w:rsidR="006514BF" w:rsidRDefault="004A2E25" w:rsidP="006514BF">
      <w:pPr>
        <w:pStyle w:val="ListParagraph"/>
        <w:numPr>
          <w:ilvl w:val="0"/>
          <w:numId w:val="22"/>
        </w:numPr>
      </w:pPr>
      <w:r>
        <w:t>Coaching</w:t>
      </w:r>
      <w:r w:rsidRPr="000F0A94">
        <w:t xml:space="preserve"> </w:t>
      </w:r>
      <w:r w:rsidR="006514BF" w:rsidRPr="000F0A94">
        <w:t xml:space="preserve">the </w:t>
      </w:r>
      <w:r w:rsidR="00325685">
        <w:t xml:space="preserve">Development Team </w:t>
      </w:r>
      <w:r w:rsidR="006514BF" w:rsidRPr="000F0A94">
        <w:t>in self-organization and cross-functionality</w:t>
      </w:r>
      <w:r w:rsidR="006673BA">
        <w:t>;</w:t>
      </w:r>
    </w:p>
    <w:p w14:paraId="64306516" w14:textId="77ED4DB1" w:rsidR="00CB7555" w:rsidRDefault="00CB7555" w:rsidP="00CB7555">
      <w:pPr>
        <w:pStyle w:val="ListParagraph"/>
        <w:numPr>
          <w:ilvl w:val="0"/>
          <w:numId w:val="22"/>
        </w:numPr>
      </w:pPr>
      <w:r>
        <w:t>Teach</w:t>
      </w:r>
      <w:r w:rsidR="005537B0">
        <w:t>ing</w:t>
      </w:r>
      <w:r>
        <w:t xml:space="preserve"> and</w:t>
      </w:r>
      <w:r w:rsidRPr="000F0A94">
        <w:t xml:space="preserve"> lead</w:t>
      </w:r>
      <w:r w:rsidR="005537B0">
        <w:t>ing</w:t>
      </w:r>
      <w:r w:rsidRPr="000F0A94">
        <w:t xml:space="preserve"> the </w:t>
      </w:r>
      <w:r>
        <w:t>Development Team</w:t>
      </w:r>
      <w:r w:rsidRPr="000F0A94">
        <w:t xml:space="preserve"> to </w:t>
      </w:r>
      <w:r w:rsidR="00D53153">
        <w:t xml:space="preserve">create </w:t>
      </w:r>
      <w:commentRangeStart w:id="59"/>
      <w:r w:rsidR="00D53153">
        <w:t>high</w:t>
      </w:r>
      <w:ins w:id="60" w:author="Daniel" w:date="2011-07-30T17:00:00Z">
        <w:r w:rsidR="007B1FC0">
          <w:t>-</w:t>
        </w:r>
      </w:ins>
      <w:r w:rsidR="00D53153">
        <w:t>value</w:t>
      </w:r>
      <w:commentRangeEnd w:id="59"/>
      <w:r w:rsidR="007B1FC0">
        <w:rPr>
          <w:rStyle w:val="CommentReference"/>
        </w:rPr>
        <w:commentReference w:id="59"/>
      </w:r>
      <w:r w:rsidR="00D53153">
        <w:t xml:space="preserve"> products</w:t>
      </w:r>
      <w:r w:rsidR="006673BA">
        <w:t>;</w:t>
      </w:r>
    </w:p>
    <w:p w14:paraId="2FA2F88D" w14:textId="77777777" w:rsidR="00CB7555" w:rsidRDefault="00CB7555" w:rsidP="00CB7555">
      <w:pPr>
        <w:pStyle w:val="ListParagraph"/>
        <w:numPr>
          <w:ilvl w:val="0"/>
          <w:numId w:val="22"/>
        </w:numPr>
      </w:pPr>
      <w:r>
        <w:t>Removing impedimen</w:t>
      </w:r>
      <w:r w:rsidR="008C78C5">
        <w:t>ts to the Development Team’s progress</w:t>
      </w:r>
      <w:r w:rsidR="006673BA">
        <w:t>;</w:t>
      </w:r>
    </w:p>
    <w:p w14:paraId="1A2600DB" w14:textId="77777777" w:rsidR="000F26D3" w:rsidRDefault="000F26D3" w:rsidP="00CB7555">
      <w:pPr>
        <w:pStyle w:val="ListParagraph"/>
        <w:numPr>
          <w:ilvl w:val="0"/>
          <w:numId w:val="22"/>
        </w:numPr>
      </w:pPr>
      <w:r>
        <w:t>Facilitat</w:t>
      </w:r>
      <w:r w:rsidR="005537B0">
        <w:t>ing</w:t>
      </w:r>
      <w:r>
        <w:t xml:space="preserve"> Scru</w:t>
      </w:r>
      <w:r w:rsidR="006673BA">
        <w:t>m events as requested or needed; and,</w:t>
      </w:r>
    </w:p>
    <w:p w14:paraId="3EFB9DE9" w14:textId="77777777" w:rsidR="00B63D5E" w:rsidRPr="000F0A94" w:rsidRDefault="00B63D5E" w:rsidP="00B63D5E">
      <w:pPr>
        <w:pStyle w:val="ListParagraph"/>
        <w:numPr>
          <w:ilvl w:val="0"/>
          <w:numId w:val="22"/>
        </w:numPr>
      </w:pPr>
      <w:r>
        <w:t>Coach</w:t>
      </w:r>
      <w:r w:rsidR="005537B0">
        <w:t>ing</w:t>
      </w:r>
      <w:r w:rsidRPr="000F0A94">
        <w:t xml:space="preserve"> the </w:t>
      </w:r>
      <w:r>
        <w:t>Development Team</w:t>
      </w:r>
      <w:r w:rsidRPr="000F0A94">
        <w:t xml:space="preserve"> in organizational environment</w:t>
      </w:r>
      <w:r>
        <w:t>s</w:t>
      </w:r>
      <w:r w:rsidRPr="000F0A94">
        <w:t xml:space="preserve"> </w:t>
      </w:r>
      <w:r w:rsidR="004A2E25">
        <w:t>in which Scrum is not yet fully adopted and understood</w:t>
      </w:r>
      <w:r w:rsidR="006673BA">
        <w:t>.</w:t>
      </w:r>
    </w:p>
    <w:p w14:paraId="55E5D101" w14:textId="77777777" w:rsidR="006514BF" w:rsidRDefault="00CA686F" w:rsidP="006514BF">
      <w:pPr>
        <w:pStyle w:val="Heading3"/>
      </w:pPr>
      <w:r>
        <w:t>Scrum Master</w:t>
      </w:r>
      <w:r w:rsidR="006514BF">
        <w:t xml:space="preserve"> Service to the Organization</w:t>
      </w:r>
    </w:p>
    <w:p w14:paraId="6C8FF9A3" w14:textId="77777777" w:rsidR="00B63D5E" w:rsidRDefault="00B63D5E" w:rsidP="00B63D5E">
      <w:r>
        <w:t xml:space="preserve">The </w:t>
      </w:r>
      <w:r w:rsidR="00CA686F">
        <w:t>Scrum Master</w:t>
      </w:r>
      <w:r>
        <w:t xml:space="preserve"> </w:t>
      </w:r>
      <w:r w:rsidR="00234B4D">
        <w:t>serves</w:t>
      </w:r>
      <w:r>
        <w:t xml:space="preserve"> the organization in several ways, including:</w:t>
      </w:r>
    </w:p>
    <w:p w14:paraId="6A68E018" w14:textId="77777777" w:rsidR="006514BF" w:rsidRDefault="006514BF" w:rsidP="006514BF">
      <w:pPr>
        <w:pStyle w:val="ListParagraph"/>
        <w:numPr>
          <w:ilvl w:val="0"/>
          <w:numId w:val="22"/>
        </w:numPr>
      </w:pPr>
      <w:r>
        <w:t>Lead</w:t>
      </w:r>
      <w:r w:rsidR="005537B0">
        <w:t>ing</w:t>
      </w:r>
      <w:r>
        <w:t xml:space="preserve"> and coach</w:t>
      </w:r>
      <w:r w:rsidR="005537B0">
        <w:t>ing</w:t>
      </w:r>
      <w:r>
        <w:t xml:space="preserve"> the organization in its </w:t>
      </w:r>
      <w:r w:rsidRPr="000F0A94">
        <w:t>Scrum adopt</w:t>
      </w:r>
      <w:r>
        <w:t>ion</w:t>
      </w:r>
      <w:r w:rsidR="006673BA">
        <w:t>;</w:t>
      </w:r>
      <w:r w:rsidR="000E4D38">
        <w:t xml:space="preserve"> </w:t>
      </w:r>
    </w:p>
    <w:p w14:paraId="5469D88D" w14:textId="77777777" w:rsidR="00B63D5E" w:rsidRDefault="00B63D5E" w:rsidP="006514BF">
      <w:pPr>
        <w:pStyle w:val="ListParagraph"/>
        <w:numPr>
          <w:ilvl w:val="0"/>
          <w:numId w:val="22"/>
        </w:numPr>
      </w:pPr>
      <w:r>
        <w:t>Plan</w:t>
      </w:r>
      <w:r w:rsidR="005537B0">
        <w:t>ning</w:t>
      </w:r>
      <w:r>
        <w:t xml:space="preserve"> Scrum implementations within the organization</w:t>
      </w:r>
      <w:r w:rsidR="006673BA">
        <w:t>;</w:t>
      </w:r>
      <w:r w:rsidR="000E4D38" w:rsidRPr="000E4D38">
        <w:t xml:space="preserve"> </w:t>
      </w:r>
    </w:p>
    <w:p w14:paraId="7BA57F46" w14:textId="77777777" w:rsidR="006B0577" w:rsidRDefault="006B0577" w:rsidP="006514BF">
      <w:pPr>
        <w:pStyle w:val="ListParagraph"/>
        <w:numPr>
          <w:ilvl w:val="0"/>
          <w:numId w:val="22"/>
        </w:numPr>
      </w:pPr>
      <w:r w:rsidRPr="006B0577">
        <w:t>Helping employees and stakeholders understand and enact Scrum and empirical product development;</w:t>
      </w:r>
    </w:p>
    <w:p w14:paraId="17108968" w14:textId="77777777" w:rsidR="00915BA3" w:rsidRDefault="00915BA3" w:rsidP="006514BF">
      <w:pPr>
        <w:pStyle w:val="ListParagraph"/>
        <w:numPr>
          <w:ilvl w:val="0"/>
          <w:numId w:val="22"/>
        </w:numPr>
      </w:pPr>
      <w:r>
        <w:t>Causing change that increases the productivity of the Scrum Team</w:t>
      </w:r>
      <w:r w:rsidR="006673BA">
        <w:t>; and,</w:t>
      </w:r>
    </w:p>
    <w:p w14:paraId="707420B0" w14:textId="77777777" w:rsidR="006673BA" w:rsidRDefault="006673BA" w:rsidP="006514BF">
      <w:pPr>
        <w:pStyle w:val="ListParagraph"/>
        <w:numPr>
          <w:ilvl w:val="0"/>
          <w:numId w:val="22"/>
        </w:numPr>
      </w:pPr>
      <w:r>
        <w:t xml:space="preserve">Working with other Scrum Masters to increase the effectiveness of </w:t>
      </w:r>
      <w:r w:rsidR="00D53153">
        <w:t xml:space="preserve">the application of </w:t>
      </w:r>
      <w:r>
        <w:t>Scrum</w:t>
      </w:r>
      <w:r w:rsidR="00450EE1">
        <w:t xml:space="preserve"> in the organization</w:t>
      </w:r>
      <w:r>
        <w:t>.</w:t>
      </w:r>
    </w:p>
    <w:p w14:paraId="3216EBD6" w14:textId="77777777" w:rsidR="00CB4157" w:rsidRDefault="00D538AD" w:rsidP="007C5203">
      <w:pPr>
        <w:pStyle w:val="Heading1"/>
      </w:pPr>
      <w:bookmarkStart w:id="61" w:name="_Scrum_Events"/>
      <w:bookmarkStart w:id="62" w:name="_Toc293592588"/>
      <w:bookmarkStart w:id="63" w:name="_Toc299955971"/>
      <w:bookmarkEnd w:id="61"/>
      <w:r>
        <w:lastRenderedPageBreak/>
        <w:t>Scrum Events</w:t>
      </w:r>
      <w:bookmarkEnd w:id="62"/>
      <w:bookmarkEnd w:id="63"/>
    </w:p>
    <w:p w14:paraId="346239CC" w14:textId="77777777" w:rsidR="009A0A94" w:rsidRDefault="00CC65A8" w:rsidP="00057195">
      <w:r w:rsidRPr="00DE307C">
        <w:t xml:space="preserve">Prescribed </w:t>
      </w:r>
      <w:r>
        <w:t>e</w:t>
      </w:r>
      <w:r w:rsidRPr="00DE307C">
        <w:t xml:space="preserve">vents </w:t>
      </w:r>
      <w:r>
        <w:t>are u</w:t>
      </w:r>
      <w:r w:rsidRPr="00DE307C">
        <w:t>sed</w:t>
      </w:r>
      <w:r>
        <w:t xml:space="preserve"> in Scrum to create regularity and to minimize the need for meetings not defined in Scrum. </w:t>
      </w:r>
      <w:r w:rsidR="00057195">
        <w:t xml:space="preserve">Scrum uses time-boxed events, such that every event has </w:t>
      </w:r>
      <w:r w:rsidR="005537B0">
        <w:t xml:space="preserve">a </w:t>
      </w:r>
      <w:r w:rsidR="00057195">
        <w:t xml:space="preserve">maximum duration. This ensures </w:t>
      </w:r>
      <w:r w:rsidR="005D49B6">
        <w:t xml:space="preserve">an appropriate amount of time is spent planning without </w:t>
      </w:r>
      <w:r w:rsidR="00AB220D">
        <w:t xml:space="preserve">allowing waste in the planning process. </w:t>
      </w:r>
    </w:p>
    <w:p w14:paraId="375024C5" w14:textId="77777777" w:rsidR="00057195" w:rsidRPr="00B076C7" w:rsidRDefault="00AB220D" w:rsidP="00057195">
      <w:r w:rsidRPr="00B076C7">
        <w:t xml:space="preserve">Other than the Sprint itself, which is a container for all other events, each event in Scrum is an opportunity to inspect and adapt </w:t>
      </w:r>
      <w:r w:rsidR="007348BC" w:rsidRPr="00B076C7">
        <w:t>something</w:t>
      </w:r>
      <w:r w:rsidRPr="00B076C7">
        <w:t>.</w:t>
      </w:r>
      <w:r w:rsidR="00EE4856">
        <w:t xml:space="preserve"> These events are specifically designed to enable critical transparency and inspection.</w:t>
      </w:r>
      <w:r w:rsidR="000E4D38">
        <w:t xml:space="preserve"> </w:t>
      </w:r>
      <w:r w:rsidR="000B1DA1">
        <w:t>Failure to include any of these events results in reduced transparency and is a lost opportunity to insect and adapt.</w:t>
      </w:r>
    </w:p>
    <w:p w14:paraId="189F755B" w14:textId="77777777" w:rsidR="000B43BB" w:rsidRDefault="000B43BB" w:rsidP="000B43BB">
      <w:pPr>
        <w:pStyle w:val="Heading2"/>
      </w:pPr>
      <w:bookmarkStart w:id="64" w:name="_Release_Planning_Meeting"/>
      <w:bookmarkStart w:id="65" w:name="_The_Sprint"/>
      <w:bookmarkStart w:id="66" w:name="_Toc293592590"/>
      <w:bookmarkStart w:id="67" w:name="_Toc299955972"/>
      <w:bookmarkStart w:id="68" w:name="_Toc293592589"/>
      <w:bookmarkEnd w:id="64"/>
      <w:bookmarkEnd w:id="65"/>
      <w:r>
        <w:t>The Sprint</w:t>
      </w:r>
      <w:bookmarkEnd w:id="66"/>
      <w:bookmarkEnd w:id="67"/>
    </w:p>
    <w:p w14:paraId="3865EB17" w14:textId="77777777" w:rsidR="000B43BB" w:rsidRPr="005A0513" w:rsidRDefault="000B43BB" w:rsidP="000B43BB">
      <w:r w:rsidRPr="005A0513">
        <w:t xml:space="preserve">The heart of Scrum is a </w:t>
      </w:r>
      <w:r w:rsidRPr="007C5203">
        <w:t>Sprint</w:t>
      </w:r>
      <w:r w:rsidRPr="005A0513">
        <w:t>, a</w:t>
      </w:r>
      <w:r w:rsidR="00B9133F">
        <w:t xml:space="preserve"> time-box </w:t>
      </w:r>
      <w:r w:rsidRPr="005A0513">
        <w:t>of one month</w:t>
      </w:r>
      <w:r>
        <w:t xml:space="preserve"> </w:t>
      </w:r>
      <w:r w:rsidRPr="005A0513">
        <w:t xml:space="preserve">or less </w:t>
      </w:r>
      <w:r>
        <w:t xml:space="preserve">during which a </w:t>
      </w:r>
      <w:r w:rsidR="000579E6">
        <w:t>“Done”</w:t>
      </w:r>
      <w:r w:rsidR="006673BA">
        <w:t xml:space="preserve">, </w:t>
      </w:r>
      <w:r w:rsidR="00E12BAB">
        <w:t xml:space="preserve">useable, and </w:t>
      </w:r>
      <w:r w:rsidRPr="005A0513">
        <w:t>potentially releasable</w:t>
      </w:r>
      <w:r>
        <w:t xml:space="preserve"> product Increment is created. Sprints have consistent durations</w:t>
      </w:r>
      <w:r w:rsidRPr="005A0513">
        <w:t xml:space="preserve"> throughout a development effort. </w:t>
      </w:r>
      <w:r>
        <w:t>A new</w:t>
      </w:r>
      <w:r w:rsidRPr="005A0513">
        <w:t xml:space="preserve"> Sprint starts immediately after </w:t>
      </w:r>
      <w:r>
        <w:t>the conclusion of the previous Sprint</w:t>
      </w:r>
      <w:r w:rsidRPr="005A0513">
        <w:t>.</w:t>
      </w:r>
    </w:p>
    <w:p w14:paraId="38F8B2B0" w14:textId="00FA0ED2" w:rsidR="00DA56A1" w:rsidRDefault="00DA56A1" w:rsidP="00DA56A1">
      <w:pPr>
        <w:pStyle w:val="ListBullet"/>
        <w:numPr>
          <w:ilvl w:val="0"/>
          <w:numId w:val="0"/>
        </w:numPr>
        <w:rPr>
          <w:color w:val="000000"/>
        </w:rPr>
      </w:pPr>
      <w:r>
        <w:t xml:space="preserve">Sprints contain and consist of the Sprint Planning </w:t>
      </w:r>
      <w:r w:rsidR="00E12BAB">
        <w:t>M</w:t>
      </w:r>
      <w:r>
        <w:t xml:space="preserve">eeting, </w:t>
      </w:r>
      <w:r w:rsidR="00E12BAB">
        <w:t xml:space="preserve">Daily Scrums, </w:t>
      </w:r>
      <w:r>
        <w:t>the development work, the Sprint Review</w:t>
      </w:r>
      <w:r w:rsidR="00050DC5">
        <w:t xml:space="preserve"> </w:t>
      </w:r>
      <w:ins w:id="69" w:author="Daniel" w:date="2011-07-26T10:49:00Z">
        <w:r w:rsidR="00050DC5">
          <w:t>Meeting</w:t>
        </w:r>
      </w:ins>
      <w:r>
        <w:t xml:space="preserve">, and the Sprint Retrospective. </w:t>
      </w:r>
    </w:p>
    <w:p w14:paraId="37EBE1E7" w14:textId="77777777" w:rsidR="000B43BB" w:rsidRDefault="000B43BB" w:rsidP="000B43BB">
      <w:r>
        <w:t xml:space="preserve">During the Sprint: </w:t>
      </w:r>
    </w:p>
    <w:p w14:paraId="6F463E32" w14:textId="77777777" w:rsidR="000B43BB" w:rsidRPr="007C5203" w:rsidRDefault="000B43BB" w:rsidP="000B43BB">
      <w:pPr>
        <w:pStyle w:val="ListBullet"/>
        <w:rPr>
          <w:color w:val="000000"/>
        </w:rPr>
      </w:pPr>
      <w:r>
        <w:t>No changes are made that would affect the Sprint Goal</w:t>
      </w:r>
      <w:r w:rsidR="007206F3">
        <w:t>;</w:t>
      </w:r>
      <w:r w:rsidR="00AC5B21">
        <w:t xml:space="preserve"> </w:t>
      </w:r>
    </w:p>
    <w:p w14:paraId="74CCF7DA" w14:textId="77777777" w:rsidR="000B43BB" w:rsidRPr="00C3436B" w:rsidRDefault="000B43BB" w:rsidP="000B43BB">
      <w:pPr>
        <w:pStyle w:val="ListBullet"/>
        <w:rPr>
          <w:color w:val="000000"/>
        </w:rPr>
      </w:pPr>
      <w:r>
        <w:t>Development Team composition and quality goals remain constant</w:t>
      </w:r>
      <w:r w:rsidR="007206F3">
        <w:t>; and,</w:t>
      </w:r>
    </w:p>
    <w:p w14:paraId="764D516A" w14:textId="77777777" w:rsidR="000B43BB" w:rsidRPr="007C5203" w:rsidRDefault="000B43BB" w:rsidP="000B43BB">
      <w:pPr>
        <w:pStyle w:val="ListBullet"/>
        <w:rPr>
          <w:color w:val="000000"/>
        </w:rPr>
      </w:pPr>
      <w:r>
        <w:t xml:space="preserve">Scope may be </w:t>
      </w:r>
      <w:r w:rsidR="00915BA3">
        <w:t>clarified and re-</w:t>
      </w:r>
      <w:r>
        <w:t>negotiated between the Product Owner and Deve</w:t>
      </w:r>
      <w:r w:rsidR="007206F3">
        <w:t>lopment Team as more is learned.</w:t>
      </w:r>
    </w:p>
    <w:p w14:paraId="0F394D04" w14:textId="524DC988" w:rsidR="00114185" w:rsidRDefault="00114185" w:rsidP="000B43BB">
      <w:r>
        <w:t>Each Sprint may be considered</w:t>
      </w:r>
      <w:r w:rsidRPr="000172DE">
        <w:t xml:space="preserve"> a project </w:t>
      </w:r>
      <w:r w:rsidR="00A667E4">
        <w:t>with</w:t>
      </w:r>
      <w:r w:rsidRPr="000172DE">
        <w:t xml:space="preserve"> no more than </w:t>
      </w:r>
      <w:r w:rsidR="006B3B60">
        <w:t xml:space="preserve">a </w:t>
      </w:r>
      <w:r w:rsidRPr="000172DE">
        <w:t>one</w:t>
      </w:r>
      <w:r w:rsidR="00B076C7">
        <w:t>-</w:t>
      </w:r>
      <w:r w:rsidRPr="000172DE">
        <w:t xml:space="preserve">month </w:t>
      </w:r>
      <w:r w:rsidR="00A667E4">
        <w:t>horizon</w:t>
      </w:r>
      <w:r w:rsidRPr="000172DE">
        <w:t xml:space="preserve">. </w:t>
      </w:r>
      <w:r>
        <w:t>Like projects, Sprint</w:t>
      </w:r>
      <w:r w:rsidR="00D20548">
        <w:t>s</w:t>
      </w:r>
      <w:r>
        <w:t xml:space="preserve"> </w:t>
      </w:r>
      <w:r w:rsidR="00D20548">
        <w:t>are</w:t>
      </w:r>
      <w:r w:rsidR="000B43BB" w:rsidRPr="000172DE">
        <w:t xml:space="preserve"> used to accomplish something</w:t>
      </w:r>
      <w:r>
        <w:t>.</w:t>
      </w:r>
      <w:r w:rsidR="000B43BB">
        <w:t xml:space="preserve"> </w:t>
      </w:r>
      <w:r>
        <w:t xml:space="preserve">Each Sprint </w:t>
      </w:r>
      <w:r w:rsidR="0051023E">
        <w:t>has</w:t>
      </w:r>
      <w:r w:rsidR="00FA13CB">
        <w:t xml:space="preserve"> </w:t>
      </w:r>
      <w:r w:rsidR="000B43BB" w:rsidRPr="000172DE">
        <w:t xml:space="preserve">a definition of what is to be built, a </w:t>
      </w:r>
      <w:r w:rsidR="00EE1E26">
        <w:t xml:space="preserve">design and </w:t>
      </w:r>
      <w:r w:rsidR="0043188E">
        <w:t xml:space="preserve">flexible </w:t>
      </w:r>
      <w:r w:rsidR="000B43BB" w:rsidRPr="000172DE">
        <w:t>plan</w:t>
      </w:r>
      <w:r w:rsidR="00EE1E26">
        <w:t xml:space="preserve"> that will guide</w:t>
      </w:r>
      <w:r w:rsidR="000B43BB" w:rsidRPr="000172DE">
        <w:t xml:space="preserve"> build</w:t>
      </w:r>
      <w:r w:rsidR="00EE1E26">
        <w:t>ing</w:t>
      </w:r>
      <w:r w:rsidR="000B43BB" w:rsidRPr="000172DE">
        <w:t xml:space="preserve"> it, the work</w:t>
      </w:r>
      <w:r w:rsidR="00EE1E26">
        <w:t>,</w:t>
      </w:r>
      <w:r w:rsidR="000B43BB" w:rsidRPr="000172DE">
        <w:t xml:space="preserve"> and the resultant product. </w:t>
      </w:r>
    </w:p>
    <w:p w14:paraId="244C4F86" w14:textId="0D3947F7" w:rsidR="000B43BB" w:rsidRDefault="00114185" w:rsidP="000B43BB">
      <w:r>
        <w:t xml:space="preserve">Sprints are limited to </w:t>
      </w:r>
      <w:r w:rsidR="00915BA3">
        <w:t>one calendar month</w:t>
      </w:r>
      <w:r w:rsidR="006673BA">
        <w:t>. W</w:t>
      </w:r>
      <w:r>
        <w:t xml:space="preserve">hen a </w:t>
      </w:r>
      <w:r w:rsidR="006673BA">
        <w:t>Sprint’s</w:t>
      </w:r>
      <w:r>
        <w:t xml:space="preserve"> </w:t>
      </w:r>
      <w:r w:rsidR="000B43BB" w:rsidRPr="000172DE">
        <w:t xml:space="preserve">horizon is too long the definition </w:t>
      </w:r>
      <w:r>
        <w:t xml:space="preserve">of what is being built </w:t>
      </w:r>
      <w:r w:rsidR="000B43BB" w:rsidRPr="000172DE">
        <w:t xml:space="preserve">may change, </w:t>
      </w:r>
      <w:r w:rsidR="003361AB">
        <w:t>complexity may rise</w:t>
      </w:r>
      <w:r w:rsidR="000B43BB" w:rsidRPr="000172DE">
        <w:t xml:space="preserve">, </w:t>
      </w:r>
      <w:r w:rsidR="000B43BB">
        <w:t xml:space="preserve">and </w:t>
      </w:r>
      <w:r w:rsidR="000B43BB" w:rsidRPr="000172DE">
        <w:t xml:space="preserve">risk may </w:t>
      </w:r>
      <w:r w:rsidR="003361AB">
        <w:t>increase</w:t>
      </w:r>
      <w:r w:rsidR="000B43BB" w:rsidRPr="000172DE">
        <w:t>.</w:t>
      </w:r>
      <w:del w:id="70" w:author="Daniel" w:date="2011-07-30T17:09:00Z">
        <w:r w:rsidR="000B43BB" w:rsidRPr="000172DE" w:rsidDel="00733858">
          <w:delText xml:space="preserve"> </w:delText>
        </w:r>
        <w:commentRangeStart w:id="71"/>
        <w:r w:rsidR="000B43BB" w:rsidDel="00733858">
          <w:delText xml:space="preserve">Sprints enable predictability </w:delText>
        </w:r>
        <w:r w:rsidR="00EE1E26" w:rsidDel="00733858">
          <w:delText xml:space="preserve">to </w:delText>
        </w:r>
        <w:r w:rsidR="000B43BB" w:rsidDel="00733858">
          <w:delText>inspection and adaptation</w:delText>
        </w:r>
        <w:r w:rsidR="00EE1E26" w:rsidDel="00733858">
          <w:delText xml:space="preserve"> progress toward a goal</w:delText>
        </w:r>
        <w:r w:rsidR="000B43BB" w:rsidDel="00733858">
          <w:delText xml:space="preserve"> at least </w:delText>
        </w:r>
        <w:r w:rsidDel="00733858">
          <w:delText xml:space="preserve">every </w:delText>
        </w:r>
        <w:r w:rsidR="00915BA3" w:rsidDel="00733858">
          <w:delText>calendar month</w:delText>
        </w:r>
      </w:del>
      <w:ins w:id="72" w:author="Daniel" w:date="2011-07-30T17:09:00Z">
        <w:r w:rsidR="00733858" w:rsidRPr="00733858">
          <w:rPr>
            <w:rFonts w:ascii="Calibri" w:hAnsi="Calibri" w:cs="Calibri"/>
            <w:color w:val="1F497D"/>
          </w:rPr>
          <w:t xml:space="preserve"> </w:t>
        </w:r>
        <w:commentRangeEnd w:id="71"/>
        <w:r w:rsidR="00733858">
          <w:rPr>
            <w:rStyle w:val="CommentReference"/>
          </w:rPr>
          <w:commentReference w:id="71"/>
        </w:r>
      </w:ins>
      <w:commentRangeStart w:id="73"/>
      <w:r w:rsidR="002E0810">
        <w:t xml:space="preserve">Sprints enable predictability by ensuring inspection and adaptation of progress toward a goal at least every calendar month. </w:t>
      </w:r>
      <w:commentRangeEnd w:id="73"/>
      <w:r w:rsidR="002E0810">
        <w:rPr>
          <w:rStyle w:val="CommentReference"/>
        </w:rPr>
        <w:commentReference w:id="73"/>
      </w:r>
      <w:r w:rsidR="000B43BB">
        <w:t xml:space="preserve">Sprints also </w:t>
      </w:r>
      <w:r w:rsidR="003361AB">
        <w:t>limit risk to</w:t>
      </w:r>
      <w:r w:rsidR="000B43BB">
        <w:t xml:space="preserve"> </w:t>
      </w:r>
      <w:r w:rsidR="00915BA3">
        <w:t xml:space="preserve">one calendar month </w:t>
      </w:r>
      <w:r w:rsidR="000B43BB">
        <w:t>of cost.</w:t>
      </w:r>
    </w:p>
    <w:p w14:paraId="1E937C95" w14:textId="77777777" w:rsidR="000B43BB" w:rsidRDefault="000B43BB" w:rsidP="000B43BB">
      <w:pPr>
        <w:pStyle w:val="Heading3"/>
      </w:pPr>
      <w:r>
        <w:t>Cancelling a Sprint</w:t>
      </w:r>
    </w:p>
    <w:p w14:paraId="1B1F1CC0" w14:textId="2CF19E3D" w:rsidR="00EE1E26" w:rsidRDefault="00EE1E26" w:rsidP="00EE1E26">
      <w:r>
        <w:t xml:space="preserve">A Sprint can be cancelled before the Sprint </w:t>
      </w:r>
      <w:commentRangeStart w:id="74"/>
      <w:r>
        <w:t>time</w:t>
      </w:r>
      <w:ins w:id="75" w:author="Daniel" w:date="2011-07-26T10:51:00Z">
        <w:r w:rsidR="00050DC5">
          <w:t>-</w:t>
        </w:r>
      </w:ins>
      <w:r>
        <w:t xml:space="preserve">box </w:t>
      </w:r>
      <w:commentRangeEnd w:id="74"/>
      <w:r w:rsidR="00050DC5">
        <w:rPr>
          <w:rStyle w:val="CommentReference"/>
        </w:rPr>
        <w:commentReference w:id="74"/>
      </w:r>
      <w:r>
        <w:t xml:space="preserve">is over. Only the Product Owner has the authority to cancel the Sprint, although he or she may do so under influence from the stakeholders, the Development Team, or the Scrum Master. </w:t>
      </w:r>
    </w:p>
    <w:p w14:paraId="139EA335" w14:textId="698A953C" w:rsidR="00EE1E26" w:rsidRDefault="00EE1E26" w:rsidP="00EE1E26">
      <w:r>
        <w:t xml:space="preserve">A Sprint would be cancelled if the Sprint Goal becomes obsolete. This might occur if the company changes direction or if market or technology conditions change. In general, a Sprint </w:t>
      </w:r>
      <w:r>
        <w:lastRenderedPageBreak/>
        <w:t xml:space="preserve">should be cancelled if it no longer makes sense given the circumstances. But, due to the short duration of Sprints, </w:t>
      </w:r>
      <w:commentRangeStart w:id="76"/>
      <w:del w:id="77" w:author="Daniel" w:date="2011-07-30T17:12:00Z">
        <w:r w:rsidDel="00733858">
          <w:delText>it rarely makes sense to do so.</w:delText>
        </w:r>
      </w:del>
      <w:commentRangeEnd w:id="76"/>
      <w:r w:rsidR="00733858">
        <w:rPr>
          <w:rStyle w:val="CommentReference"/>
        </w:rPr>
        <w:commentReference w:id="76"/>
      </w:r>
      <w:commentRangeStart w:id="78"/>
      <w:ins w:id="79" w:author="Daniel" w:date="2011-07-30T17:13:00Z">
        <w:r w:rsidR="00733858">
          <w:t>cancellation rarely makes sense.</w:t>
        </w:r>
        <w:commentRangeEnd w:id="78"/>
        <w:r w:rsidR="00733858">
          <w:rPr>
            <w:rStyle w:val="CommentReference"/>
          </w:rPr>
          <w:commentReference w:id="78"/>
        </w:r>
      </w:ins>
      <w:r w:rsidR="00733858">
        <w:t xml:space="preserve"> </w:t>
      </w:r>
    </w:p>
    <w:p w14:paraId="47E7D73C" w14:textId="3D3F70CB" w:rsidR="00EE1E26" w:rsidRDefault="00EE1E26" w:rsidP="00EE1E26">
      <w:r>
        <w:t>When a Sprint i</w:t>
      </w:r>
      <w:r w:rsidR="000579E6">
        <w:t>s cancelled, any completed and “Done</w:t>
      </w:r>
      <w:r>
        <w:t xml:space="preserve">” Product Backlog Items are reviewed. If part of the work is potentially shippable, </w:t>
      </w:r>
      <w:r w:rsidR="00735A96">
        <w:t>the Product Owner typically accepts it</w:t>
      </w:r>
      <w:r>
        <w:t xml:space="preserve">. All incomplete Product Backlog Items are re-estimated </w:t>
      </w:r>
      <w:commentRangeStart w:id="80"/>
      <w:ins w:id="81" w:author="Daniel" w:date="2011-07-27T14:16:00Z">
        <w:r w:rsidR="00940408">
          <w:t>and</w:t>
        </w:r>
        <w:commentRangeEnd w:id="80"/>
        <w:r w:rsidR="00940408">
          <w:rPr>
            <w:rStyle w:val="CommentReference"/>
          </w:rPr>
          <w:commentReference w:id="80"/>
        </w:r>
      </w:ins>
      <w:r w:rsidR="00940408">
        <w:t xml:space="preserve"> </w:t>
      </w:r>
      <w:r>
        <w:t xml:space="preserve">put back on the Product Backlog. The work </w:t>
      </w:r>
      <w:r w:rsidR="000579E6">
        <w:t>done</w:t>
      </w:r>
      <w:r>
        <w:t xml:space="preserve"> on them depreciates quickly and must be frequently re-estimated. </w:t>
      </w:r>
    </w:p>
    <w:p w14:paraId="2438EE5E" w14:textId="77777777" w:rsidR="00EE1E26" w:rsidRDefault="00EE1E26" w:rsidP="00EE1E26">
      <w:r>
        <w:t>Sprint cancellations consume resources, since everyone has to regroup in another Sprint Planning Meeting to start another Sprint. Sprint cancellations are often traumatic to the Scrum Team, and are very uncommon.</w:t>
      </w:r>
    </w:p>
    <w:p w14:paraId="371D5042" w14:textId="77777777" w:rsidR="006F62E2" w:rsidRDefault="006F62E2" w:rsidP="006F62E2">
      <w:pPr>
        <w:pStyle w:val="Heading2"/>
      </w:pPr>
      <w:bookmarkStart w:id="82" w:name="_Toc299955973"/>
      <w:r>
        <w:t>Sprint Planning Meeting</w:t>
      </w:r>
      <w:bookmarkEnd w:id="68"/>
      <w:bookmarkEnd w:id="82"/>
    </w:p>
    <w:p w14:paraId="7A9CD215" w14:textId="77777777" w:rsidR="006507F7" w:rsidRDefault="0094494B" w:rsidP="006F62E2">
      <w:r>
        <w:t>T</w:t>
      </w:r>
      <w:r w:rsidR="00AA71DB">
        <w:t>he work to be performed in the Sprint is planned a</w:t>
      </w:r>
      <w:r w:rsidR="00987009">
        <w:t xml:space="preserve">t the </w:t>
      </w:r>
      <w:r w:rsidR="006F62E2">
        <w:t xml:space="preserve">Sprint Planning Meeting. </w:t>
      </w:r>
      <w:r w:rsidR="006507F7">
        <w:t>This plan is created by the collaborative work of the entire Scrum Team.</w:t>
      </w:r>
    </w:p>
    <w:p w14:paraId="6D347539" w14:textId="77777777" w:rsidR="00D733A7" w:rsidRDefault="00CC097B" w:rsidP="00D733A7">
      <w:r>
        <w:t>The Sprint Planning Meeting</w:t>
      </w:r>
      <w:r w:rsidR="006F62E2">
        <w:t xml:space="preserve"> is time-boxed to eight hours for a one</w:t>
      </w:r>
      <w:r w:rsidR="00085121">
        <w:t>-</w:t>
      </w:r>
      <w:r w:rsidR="006F62E2">
        <w:t>month Sprint.</w:t>
      </w:r>
      <w:r>
        <w:t xml:space="preserve"> </w:t>
      </w:r>
      <w:r w:rsidR="006F62E2">
        <w:t xml:space="preserve">For shorter Sprints, </w:t>
      </w:r>
      <w:r w:rsidR="00D535D8">
        <w:t xml:space="preserve">the event is </w:t>
      </w:r>
      <w:r w:rsidR="006F62E2">
        <w:t xml:space="preserve">proportionately </w:t>
      </w:r>
      <w:r w:rsidR="00D535D8">
        <w:t>shorter</w:t>
      </w:r>
      <w:r>
        <w:t xml:space="preserve">. </w:t>
      </w:r>
      <w:r w:rsidR="00D733A7">
        <w:t xml:space="preserve">For example, two-week Sprints have four-hour Sprint Planning Meetings. </w:t>
      </w:r>
    </w:p>
    <w:p w14:paraId="108206D1" w14:textId="77777777" w:rsidR="00F8436A" w:rsidRDefault="00F8436A" w:rsidP="00F8436A">
      <w:r>
        <w:t xml:space="preserve">The Sprint Planning Meeting consists of two parts, each one </w:t>
      </w:r>
      <w:r w:rsidR="00987009">
        <w:t>being</w:t>
      </w:r>
      <w:r>
        <w:t xml:space="preserve"> a time-box of one half </w:t>
      </w:r>
      <w:r w:rsidR="00244C51">
        <w:t xml:space="preserve">of </w:t>
      </w:r>
      <w:r>
        <w:t xml:space="preserve">the Sprint Planning Meeting </w:t>
      </w:r>
      <w:r w:rsidR="006171EE">
        <w:t>duration</w:t>
      </w:r>
      <w:r>
        <w:t xml:space="preserve">. The </w:t>
      </w:r>
      <w:r w:rsidR="005537B0">
        <w:t>two</w:t>
      </w:r>
      <w:r>
        <w:t xml:space="preserve"> parts of the Sprint Planning Meeting answer the following questions, respectively:</w:t>
      </w:r>
    </w:p>
    <w:p w14:paraId="674C442F" w14:textId="77777777" w:rsidR="00F8436A" w:rsidRDefault="00F8436A" w:rsidP="00F8436A">
      <w:pPr>
        <w:pStyle w:val="ListBullet"/>
      </w:pPr>
      <w:r>
        <w:t xml:space="preserve">What will be delivered in the </w:t>
      </w:r>
      <w:r w:rsidR="00A31F0C">
        <w:t>Increment</w:t>
      </w:r>
      <w:r>
        <w:t xml:space="preserve"> resulting from the upcoming Sprint?</w:t>
      </w:r>
    </w:p>
    <w:p w14:paraId="73E0AB1E" w14:textId="77777777" w:rsidR="00F8436A" w:rsidRDefault="00F8436A" w:rsidP="00F8436A">
      <w:pPr>
        <w:pStyle w:val="ListBullet"/>
      </w:pPr>
      <w:r>
        <w:t xml:space="preserve">How </w:t>
      </w:r>
      <w:r w:rsidR="006B22BA">
        <w:t xml:space="preserve">will </w:t>
      </w:r>
      <w:r w:rsidR="003240F3">
        <w:t>the work needed to deliver the Increment be</w:t>
      </w:r>
      <w:r>
        <w:t xml:space="preserve"> achieved?</w:t>
      </w:r>
    </w:p>
    <w:p w14:paraId="0D119B42" w14:textId="77777777" w:rsidR="006F62E2" w:rsidRDefault="006F62E2" w:rsidP="00A83B7D">
      <w:pPr>
        <w:pStyle w:val="Heading3"/>
      </w:pPr>
      <w:r>
        <w:t xml:space="preserve">Part One: </w:t>
      </w:r>
      <w:r w:rsidR="00A83B7D">
        <w:t xml:space="preserve">What will be </w:t>
      </w:r>
      <w:r w:rsidR="000579E6">
        <w:t>done</w:t>
      </w:r>
      <w:r w:rsidR="00A83B7D">
        <w:t xml:space="preserve"> this Sprint?</w:t>
      </w:r>
    </w:p>
    <w:p w14:paraId="777DE21A" w14:textId="048C1C15" w:rsidR="00E6099E" w:rsidRDefault="002C062E" w:rsidP="00A83B7D">
      <w:r>
        <w:t xml:space="preserve">In this </w:t>
      </w:r>
      <w:r w:rsidR="00EE1E26">
        <w:t>part</w:t>
      </w:r>
      <w:r>
        <w:t xml:space="preserve">, </w:t>
      </w:r>
      <w:r w:rsidR="00B53304">
        <w:t xml:space="preserve">the </w:t>
      </w:r>
      <w:r w:rsidR="00E6099E">
        <w:t>Development Team works to forecast the functionality that will be developed during the Sprint. T</w:t>
      </w:r>
      <w:r>
        <w:t xml:space="preserve">he </w:t>
      </w:r>
      <w:r w:rsidR="00A83B7D">
        <w:t xml:space="preserve">Product Owner presents </w:t>
      </w:r>
      <w:commentRangeStart w:id="83"/>
      <w:del w:id="84" w:author="Daniel" w:date="2011-07-26T12:54:00Z">
        <w:r w:rsidR="00A83B7D" w:rsidDel="00753CBA">
          <w:delText>the top priority</w:delText>
        </w:r>
      </w:del>
      <w:ins w:id="85" w:author="Daniel" w:date="2011-07-26T15:23:00Z">
        <w:r w:rsidR="00CE5AB2">
          <w:t>ordered</w:t>
        </w:r>
      </w:ins>
      <w:del w:id="86" w:author="Daniel" w:date="2011-07-26T15:23:00Z">
        <w:r w:rsidR="0062407C" w:rsidDel="00CE5AB2">
          <w:delText xml:space="preserve"> </w:delText>
        </w:r>
      </w:del>
      <w:commentRangeEnd w:id="83"/>
      <w:r w:rsidR="00BE50EE">
        <w:rPr>
          <w:rStyle w:val="CommentReference"/>
        </w:rPr>
        <w:commentReference w:id="83"/>
      </w:r>
      <w:r w:rsidR="00BE50EE">
        <w:t xml:space="preserve"> </w:t>
      </w:r>
      <w:r w:rsidR="004E7B02">
        <w:t>Product Backlog item</w:t>
      </w:r>
      <w:r w:rsidR="00A83B7D">
        <w:t xml:space="preserve">s to the </w:t>
      </w:r>
      <w:r w:rsidR="008C7600">
        <w:t xml:space="preserve">Development </w:t>
      </w:r>
      <w:r w:rsidR="00A83B7D">
        <w:t>Team</w:t>
      </w:r>
      <w:r w:rsidR="00E6099E">
        <w:t xml:space="preserve"> and the entire Scrum Team collaborates on understanding the work of the Sprint</w:t>
      </w:r>
      <w:r w:rsidR="00A83B7D">
        <w:t xml:space="preserve">. </w:t>
      </w:r>
    </w:p>
    <w:p w14:paraId="33580951" w14:textId="6F67A751" w:rsidR="00A83B7D" w:rsidRDefault="00A83B7D" w:rsidP="00A83B7D">
      <w:r>
        <w:t xml:space="preserve">The input to this meeting is the Product Backlog, the latest </w:t>
      </w:r>
      <w:r w:rsidR="0036379F">
        <w:t xml:space="preserve">product </w:t>
      </w:r>
      <w:r w:rsidR="00A31F0C">
        <w:t>Increment</w:t>
      </w:r>
      <w:r w:rsidR="004475D4">
        <w:t>,</w:t>
      </w:r>
      <w:r>
        <w:t xml:space="preserve"> </w:t>
      </w:r>
      <w:r w:rsidR="002D465E">
        <w:t>projected</w:t>
      </w:r>
      <w:r w:rsidR="00BE50EE">
        <w:t xml:space="preserve"> </w:t>
      </w:r>
      <w:r>
        <w:t xml:space="preserve">capacity of the </w:t>
      </w:r>
      <w:r w:rsidR="0007471B">
        <w:t xml:space="preserve">Development </w:t>
      </w:r>
      <w:r>
        <w:t>Team</w:t>
      </w:r>
      <w:r w:rsidR="0007471B">
        <w:t xml:space="preserve"> during the Sprint</w:t>
      </w:r>
      <w:r>
        <w:t xml:space="preserve">, and past performance of the </w:t>
      </w:r>
      <w:r w:rsidR="0007471B">
        <w:t xml:space="preserve">Development </w:t>
      </w:r>
      <w:r>
        <w:t xml:space="preserve">Team. The </w:t>
      </w:r>
      <w:r w:rsidR="006673BA">
        <w:t xml:space="preserve">number of </w:t>
      </w:r>
      <w:r w:rsidR="00BF259C">
        <w:t xml:space="preserve">items selected from the Product Backlog </w:t>
      </w:r>
      <w:r w:rsidR="00C33782">
        <w:t xml:space="preserve">for the Sprint is </w:t>
      </w:r>
      <w:r>
        <w:t xml:space="preserve">solely up to the </w:t>
      </w:r>
      <w:r w:rsidR="00BF259C">
        <w:t>Development Team</w:t>
      </w:r>
      <w:r>
        <w:t xml:space="preserve">. Only the </w:t>
      </w:r>
      <w:r w:rsidR="00680CF4">
        <w:t>Development Team</w:t>
      </w:r>
      <w:r>
        <w:t xml:space="preserve"> can assess what it can accom</w:t>
      </w:r>
      <w:r w:rsidR="00A32332">
        <w:t>plish over the upcoming Sprint.</w:t>
      </w:r>
    </w:p>
    <w:p w14:paraId="536A244B" w14:textId="77777777" w:rsidR="00A83B7D" w:rsidRDefault="00387BC7" w:rsidP="00A83B7D">
      <w:r>
        <w:t xml:space="preserve">After the Development Team forecasts </w:t>
      </w:r>
      <w:r w:rsidR="00CD4A99">
        <w:t xml:space="preserve">the </w:t>
      </w:r>
      <w:r w:rsidR="004E7B02">
        <w:t>Product Backlog item</w:t>
      </w:r>
      <w:r>
        <w:t>s it will deliver in the Sprint, the Scrum Team crafts a Sprint Goal</w:t>
      </w:r>
      <w:r w:rsidR="00A83B7D">
        <w:t xml:space="preserve">. The Sprint Goal is an objective that will be met </w:t>
      </w:r>
      <w:r w:rsidR="002D465E">
        <w:t xml:space="preserve">within the Sprint </w:t>
      </w:r>
      <w:r w:rsidR="00A83B7D">
        <w:t xml:space="preserve">through the implementation of the Product Backlog, and it provides guidance to the </w:t>
      </w:r>
      <w:r w:rsidR="00A31F0C">
        <w:t>Development Team</w:t>
      </w:r>
      <w:r w:rsidR="00A83B7D">
        <w:t xml:space="preserve"> on why it is building the </w:t>
      </w:r>
      <w:r w:rsidR="00A31F0C">
        <w:t>Increment</w:t>
      </w:r>
      <w:r w:rsidR="007C454F">
        <w:t>.</w:t>
      </w:r>
    </w:p>
    <w:p w14:paraId="29FF301B" w14:textId="77777777" w:rsidR="00A83B7D" w:rsidRDefault="00A83B7D" w:rsidP="00A83B7D">
      <w:pPr>
        <w:pStyle w:val="Heading3"/>
      </w:pPr>
      <w:r>
        <w:lastRenderedPageBreak/>
        <w:t xml:space="preserve">Part Two: How will the chosen work get </w:t>
      </w:r>
      <w:r w:rsidR="000579E6">
        <w:t>done?</w:t>
      </w:r>
    </w:p>
    <w:p w14:paraId="3DE55400" w14:textId="59F43965" w:rsidR="00685B1D" w:rsidRDefault="00685B1D" w:rsidP="00685B1D">
      <w:r>
        <w:t xml:space="preserve">Having selected the work of the Sprint, the Development Team decides how it will build this functionality into a </w:t>
      </w:r>
      <w:r w:rsidR="000579E6">
        <w:t>“Done”</w:t>
      </w:r>
      <w:r>
        <w:t xml:space="preserve"> product Increment during the Sprint.</w:t>
      </w:r>
      <w:r w:rsidR="009E6F8F">
        <w:t xml:space="preserve"> The Product Backlog items selected for this Sprint plus the plan for delivering them is called the Sprint </w:t>
      </w:r>
      <w:commentRangeStart w:id="87"/>
      <w:r w:rsidR="009E6F8F">
        <w:t>Backlog</w:t>
      </w:r>
      <w:ins w:id="88" w:author="Daniel" w:date="2011-07-27T14:17:00Z">
        <w:r w:rsidR="009D0BAC">
          <w:t>,</w:t>
        </w:r>
      </w:ins>
      <w:commentRangeEnd w:id="87"/>
      <w:ins w:id="89" w:author="Daniel" w:date="2011-07-27T14:18:00Z">
        <w:r w:rsidR="009D0BAC">
          <w:rPr>
            <w:rStyle w:val="CommentReference"/>
          </w:rPr>
          <w:commentReference w:id="87"/>
        </w:r>
      </w:ins>
    </w:p>
    <w:p w14:paraId="21D455D3" w14:textId="768AB6A6" w:rsidR="004C333F" w:rsidRDefault="00685B1D" w:rsidP="004C333F">
      <w:r>
        <w:t>The Development Team usually starts by designing the system and the work needed to convert the Product Backlog into</w:t>
      </w:r>
      <w:r w:rsidR="00511CD3">
        <w:t xml:space="preserve"> a</w:t>
      </w:r>
      <w:r>
        <w:t xml:space="preserve"> working product increment. Work may be of varying size, or estimated effort. However, enough work is </w:t>
      </w:r>
      <w:r w:rsidR="009E6F8F">
        <w:t>planned</w:t>
      </w:r>
      <w:r>
        <w:t xml:space="preserve"> during the Sprint Planning meeting for the Development Team to forecast what it believes it can do in the upcoming Sprint. Work </w:t>
      </w:r>
      <w:r w:rsidR="009E6F8F">
        <w:t xml:space="preserve">planned </w:t>
      </w:r>
      <w:r>
        <w:t xml:space="preserve">for the first days of the Sprint by the Development Team </w:t>
      </w:r>
      <w:r w:rsidR="009E6F8F">
        <w:t>is</w:t>
      </w:r>
      <w:r>
        <w:t xml:space="preserve"> decomposed to </w:t>
      </w:r>
      <w:r w:rsidR="009E6F8F">
        <w:t xml:space="preserve">units of </w:t>
      </w:r>
      <w:r>
        <w:t>one day or l</w:t>
      </w:r>
      <w:r w:rsidR="009E6F8F">
        <w:t xml:space="preserve">ess by the end of this meeting. </w:t>
      </w:r>
      <w:r>
        <w:t>The Development Team self-organizes to undertake the work in the Sprint Backlog, both during the Sprint Planning Meeting and a</w:t>
      </w:r>
      <w:r w:rsidR="009E6F8F">
        <w:t>s needed throughout the Sprint.</w:t>
      </w:r>
    </w:p>
    <w:p w14:paraId="69ED409D" w14:textId="77777777" w:rsidR="006243F7" w:rsidRDefault="006F62E2" w:rsidP="006F62E2">
      <w:r w:rsidRPr="00105F85">
        <w:t>The</w:t>
      </w:r>
      <w:r w:rsidR="00A95897">
        <w:t xml:space="preserve"> Product Owner may be</w:t>
      </w:r>
      <w:r w:rsidRPr="00105F85">
        <w:t xml:space="preserve"> present during the second part of the Sprint Planning Meeting to clarify the </w:t>
      </w:r>
      <w:r w:rsidR="0035665F">
        <w:t xml:space="preserve">selected </w:t>
      </w:r>
      <w:r w:rsidR="004E7B02">
        <w:t>Product Backlog item</w:t>
      </w:r>
      <w:r w:rsidR="0035665F">
        <w:t xml:space="preserve">s </w:t>
      </w:r>
      <w:r w:rsidRPr="00105F85">
        <w:t xml:space="preserve">and to help make trade-offs. If the </w:t>
      </w:r>
      <w:r w:rsidR="00DD0BAB">
        <w:t>Development Team</w:t>
      </w:r>
      <w:r w:rsidRPr="00105F85">
        <w:t xml:space="preserve"> determines it has too much or too little work, it may renegotiate the </w:t>
      </w:r>
      <w:r w:rsidR="004915AE">
        <w:t xml:space="preserve">Sprint </w:t>
      </w:r>
      <w:r w:rsidR="004E7B02">
        <w:t>Backlog item</w:t>
      </w:r>
      <w:r w:rsidR="00F06E63">
        <w:t xml:space="preserve">s </w:t>
      </w:r>
      <w:r w:rsidRPr="00105F85">
        <w:t xml:space="preserve">with the Product Owner. The </w:t>
      </w:r>
      <w:r w:rsidR="0035665F">
        <w:t>Development Team</w:t>
      </w:r>
      <w:r w:rsidRPr="00105F85">
        <w:t xml:space="preserve"> may also invite other people to attend in order to provide technical or domain advice.</w:t>
      </w:r>
      <w:r w:rsidR="0035665F">
        <w:t xml:space="preserve"> </w:t>
      </w:r>
    </w:p>
    <w:p w14:paraId="4DD4B362" w14:textId="77777777" w:rsidR="007C454F" w:rsidRDefault="007C454F" w:rsidP="006F62E2">
      <w:r>
        <w:t>By the end of the Sprint Planning meeting, the Development Team should be able to explain to the Product Owner and Scrum Master</w:t>
      </w:r>
      <w:r w:rsidR="004915AE">
        <w:t xml:space="preserve"> how it intends to work</w:t>
      </w:r>
      <w:r>
        <w:t xml:space="preserve"> as a self-organizing team to accomplish the </w:t>
      </w:r>
      <w:r w:rsidR="004C333F">
        <w:t>Sprint Goal</w:t>
      </w:r>
      <w:r>
        <w:t xml:space="preserve"> and create the anticipated </w:t>
      </w:r>
      <w:r w:rsidR="004915AE">
        <w:t>I</w:t>
      </w:r>
      <w:r>
        <w:t xml:space="preserve">ncrement. </w:t>
      </w:r>
    </w:p>
    <w:p w14:paraId="73F2831A" w14:textId="77777777" w:rsidR="003C64A7" w:rsidRDefault="003C64A7" w:rsidP="003C64A7">
      <w:pPr>
        <w:pStyle w:val="Heading3"/>
      </w:pPr>
      <w:r>
        <w:t>Sprint Goal</w:t>
      </w:r>
    </w:p>
    <w:p w14:paraId="399C67BE" w14:textId="77777777" w:rsidR="003C64A7" w:rsidRDefault="003C64A7" w:rsidP="00886A96">
      <w:r>
        <w:t xml:space="preserve">The Sprint Goal gives the Development Team some flexibility regarding the functionality implemented within the Sprint. </w:t>
      </w:r>
    </w:p>
    <w:p w14:paraId="4044C20F" w14:textId="77777777" w:rsidR="003C64A7" w:rsidRDefault="003C64A7" w:rsidP="003C64A7">
      <w:r>
        <w:t xml:space="preserve">As the Development Team works, it keeps this goal in mind. In order to satisfy the Sprint Goal, it implements the functionality and technology. If the work turns out to be different than the Development Team expected, then they collaborate with the Product Owner to negotiate the scope of </w:t>
      </w:r>
      <w:r w:rsidR="001D6F25">
        <w:t>Sprint Backlog</w:t>
      </w:r>
      <w:r>
        <w:t xml:space="preserve"> within the Sprint. </w:t>
      </w:r>
    </w:p>
    <w:p w14:paraId="28D591B7" w14:textId="77777777" w:rsidR="007C454F" w:rsidRDefault="007C454F" w:rsidP="003C64A7">
      <w:r>
        <w:t>The Sprint Goal may be a milestone in the larger purpose of the product roadmap.</w:t>
      </w:r>
    </w:p>
    <w:p w14:paraId="2443F246" w14:textId="77777777" w:rsidR="00DA294A" w:rsidRDefault="00DA294A" w:rsidP="00DA294A">
      <w:pPr>
        <w:pStyle w:val="Heading2"/>
        <w:rPr>
          <w:color w:val="000000"/>
        </w:rPr>
      </w:pPr>
      <w:bookmarkStart w:id="90" w:name="_Sprint_Planning_Meeting"/>
      <w:bookmarkStart w:id="91" w:name="_Daily_Scrum"/>
      <w:bookmarkStart w:id="92" w:name="_Toc293592591"/>
      <w:bookmarkStart w:id="93" w:name="_Toc299955974"/>
      <w:bookmarkEnd w:id="90"/>
      <w:bookmarkEnd w:id="91"/>
      <w:r>
        <w:t>Daily Scrum</w:t>
      </w:r>
      <w:bookmarkEnd w:id="92"/>
      <w:bookmarkEnd w:id="93"/>
    </w:p>
    <w:p w14:paraId="5DB22445" w14:textId="77777777" w:rsidR="00D45258" w:rsidRDefault="00802784" w:rsidP="00BC13F7">
      <w:r>
        <w:t xml:space="preserve">The </w:t>
      </w:r>
      <w:r w:rsidR="00BC13F7">
        <w:t>D</w:t>
      </w:r>
      <w:r>
        <w:t xml:space="preserve">aily Scrum </w:t>
      </w:r>
      <w:r w:rsidR="00BC13F7">
        <w:t>m</w:t>
      </w:r>
      <w:r>
        <w:t>eeting is a</w:t>
      </w:r>
      <w:r w:rsidR="00BC13F7">
        <w:t xml:space="preserve"> 15-minute</w:t>
      </w:r>
      <w:r>
        <w:t xml:space="preserve"> </w:t>
      </w:r>
      <w:r w:rsidR="00BC13F7">
        <w:t>time-box</w:t>
      </w:r>
      <w:r w:rsidR="0022469C">
        <w:t>ed event</w:t>
      </w:r>
      <w:r w:rsidR="00BC13F7">
        <w:t xml:space="preserve"> for the Development Team </w:t>
      </w:r>
      <w:r w:rsidR="0022469C">
        <w:t>to synchronize activities and</w:t>
      </w:r>
      <w:r w:rsidR="00BC13F7">
        <w:t xml:space="preserve"> create a plan for the next 24 hours.</w:t>
      </w:r>
      <w:r w:rsidR="008D7A24">
        <w:t xml:space="preserve"> </w:t>
      </w:r>
      <w:r w:rsidR="00D45258">
        <w:t xml:space="preserve">This is </w:t>
      </w:r>
      <w:r w:rsidR="000579E6">
        <w:t>done</w:t>
      </w:r>
      <w:r w:rsidR="00D45258">
        <w:t xml:space="preserve"> by inspecting the work since the last Daily Scrum and forecasting the work that could be </w:t>
      </w:r>
      <w:r w:rsidR="000579E6">
        <w:t>done</w:t>
      </w:r>
      <w:r w:rsidR="00D45258">
        <w:t xml:space="preserve"> before the next one.</w:t>
      </w:r>
    </w:p>
    <w:p w14:paraId="162657CA" w14:textId="428DF19F" w:rsidR="00DA294A" w:rsidRDefault="0022469C" w:rsidP="00BC13F7">
      <w:r>
        <w:t>T</w:t>
      </w:r>
      <w:r w:rsidR="00DA294A">
        <w:t xml:space="preserve">he Daily Scrum is </w:t>
      </w:r>
      <w:r w:rsidR="00511CD3">
        <w:t xml:space="preserve">held </w:t>
      </w:r>
      <w:r w:rsidR="00DA294A">
        <w:t xml:space="preserve">at the same time and </w:t>
      </w:r>
      <w:proofErr w:type="gramStart"/>
      <w:r w:rsidR="00DA294A">
        <w:t>place</w:t>
      </w:r>
      <w:proofErr w:type="gramEnd"/>
      <w:r w:rsidR="00DA294A">
        <w:t xml:space="preserve"> </w:t>
      </w:r>
      <w:r w:rsidR="00D45258">
        <w:t>each day</w:t>
      </w:r>
      <w:r>
        <w:t xml:space="preserve"> to reduce complexity</w:t>
      </w:r>
      <w:r w:rsidR="00DA294A">
        <w:t>.</w:t>
      </w:r>
      <w:r w:rsidR="00D57CDA">
        <w:t xml:space="preserve"> </w:t>
      </w:r>
      <w:r w:rsidR="00DA294A">
        <w:t xml:space="preserve">During the meeting, each </w:t>
      </w:r>
      <w:r w:rsidR="007C454F">
        <w:t xml:space="preserve">Development </w:t>
      </w:r>
      <w:r w:rsidR="00DA294A">
        <w:t>Team member explains:</w:t>
      </w:r>
    </w:p>
    <w:p w14:paraId="5802A95D" w14:textId="77777777" w:rsidR="00DA294A" w:rsidRDefault="008D7A24" w:rsidP="008D7A24">
      <w:pPr>
        <w:pStyle w:val="ListParagraph"/>
        <w:numPr>
          <w:ilvl w:val="0"/>
          <w:numId w:val="23"/>
        </w:numPr>
      </w:pPr>
      <w:r>
        <w:lastRenderedPageBreak/>
        <w:t>W</w:t>
      </w:r>
      <w:r w:rsidR="00DA294A">
        <w:t>hat h</w:t>
      </w:r>
      <w:r w:rsidR="006B22BA">
        <w:t>as</w:t>
      </w:r>
      <w:r w:rsidR="00DA294A">
        <w:t xml:space="preserve"> </w:t>
      </w:r>
      <w:r>
        <w:t xml:space="preserve">been </w:t>
      </w:r>
      <w:r w:rsidR="00DA294A">
        <w:t>accomplished since the last meeting</w:t>
      </w:r>
      <w:r w:rsidR="007206F3">
        <w:t>?</w:t>
      </w:r>
    </w:p>
    <w:p w14:paraId="79282B79" w14:textId="77777777" w:rsidR="00DA294A" w:rsidRDefault="008D7A24" w:rsidP="008D7A24">
      <w:pPr>
        <w:pStyle w:val="ListParagraph"/>
        <w:numPr>
          <w:ilvl w:val="0"/>
          <w:numId w:val="23"/>
        </w:numPr>
      </w:pPr>
      <w:r>
        <w:t>W</w:t>
      </w:r>
      <w:r w:rsidR="00DA294A">
        <w:t xml:space="preserve">hat </w:t>
      </w:r>
      <w:r>
        <w:t xml:space="preserve">will be </w:t>
      </w:r>
      <w:r w:rsidR="000579E6">
        <w:t>done</w:t>
      </w:r>
      <w:r w:rsidR="00DA294A">
        <w:t xml:space="preserve"> before the next meeting</w:t>
      </w:r>
      <w:r w:rsidR="007206F3">
        <w:t>?</w:t>
      </w:r>
    </w:p>
    <w:p w14:paraId="1518C73B" w14:textId="77777777" w:rsidR="00DA294A" w:rsidRDefault="008D7A24" w:rsidP="008D7A24">
      <w:pPr>
        <w:pStyle w:val="ListParagraph"/>
        <w:numPr>
          <w:ilvl w:val="0"/>
          <w:numId w:val="23"/>
        </w:numPr>
      </w:pPr>
      <w:r>
        <w:t>W</w:t>
      </w:r>
      <w:r w:rsidR="00DA294A">
        <w:t>hat obstacles are in the way</w:t>
      </w:r>
      <w:r w:rsidR="007206F3">
        <w:t>?</w:t>
      </w:r>
    </w:p>
    <w:p w14:paraId="729FE917" w14:textId="77777777" w:rsidR="00DA294A" w:rsidRDefault="00D45258" w:rsidP="00DA294A">
      <w:r>
        <w:t>T</w:t>
      </w:r>
      <w:r w:rsidR="00A74D60">
        <w:t xml:space="preserve">he Development Team </w:t>
      </w:r>
      <w:r>
        <w:t xml:space="preserve">uses the Daily Scrum to </w:t>
      </w:r>
      <w:r w:rsidR="00A74D60">
        <w:t>assess progress toward the Sprint Goal</w:t>
      </w:r>
      <w:r>
        <w:t xml:space="preserve"> and </w:t>
      </w:r>
      <w:r w:rsidR="00A74D60">
        <w:t xml:space="preserve">to assess how progress is trending toward completing the work in the Sprint Backlog. </w:t>
      </w:r>
      <w:r w:rsidR="004F5CFF">
        <w:t xml:space="preserve">The Daily Scrum optimizes the probability that the </w:t>
      </w:r>
      <w:r w:rsidR="00166DB3">
        <w:t>Development Team</w:t>
      </w:r>
      <w:r w:rsidR="004F5CFF">
        <w:t xml:space="preserve"> will meet </w:t>
      </w:r>
      <w:r w:rsidR="00166DB3">
        <w:t xml:space="preserve">the Sprint </w:t>
      </w:r>
      <w:r w:rsidR="004F5CFF">
        <w:t>Goal.</w:t>
      </w:r>
      <w:r w:rsidR="007C454F">
        <w:t xml:space="preserve"> The Development Team often </w:t>
      </w:r>
      <w:r w:rsidR="00D666EC">
        <w:t>meets</w:t>
      </w:r>
      <w:r w:rsidR="007C454F">
        <w:t xml:space="preserve"> immediately after the Daily Scrum to re</w:t>
      </w:r>
      <w:r w:rsidR="00D666EC">
        <w:t>-</w:t>
      </w:r>
      <w:r w:rsidR="007C454F">
        <w:t>plan the rest of the Sprint’s work. Every day, the Development Team should be able to explain to the Product Owner and Scrum Master how it intends to work together as a self-organizing team to accomplish the goal and create the anticipated increment in the remainder of the Sprint.</w:t>
      </w:r>
    </w:p>
    <w:p w14:paraId="7BBDFC35" w14:textId="77777777" w:rsidR="00D45258" w:rsidRDefault="00DA294A" w:rsidP="00DA294A">
      <w:r>
        <w:t xml:space="preserve">The </w:t>
      </w:r>
      <w:r w:rsidR="00CA686F">
        <w:t>Scrum Master</w:t>
      </w:r>
      <w:r>
        <w:t xml:space="preserve"> ensures that the </w:t>
      </w:r>
      <w:r w:rsidR="00D45258">
        <w:t xml:space="preserve">Development Team </w:t>
      </w:r>
      <w:r>
        <w:t xml:space="preserve">has the meeting, but the </w:t>
      </w:r>
      <w:r w:rsidR="00A74D60">
        <w:t>Development Team</w:t>
      </w:r>
      <w:r>
        <w:t xml:space="preserve"> is responsible for conducting the Daily Scrum. The </w:t>
      </w:r>
      <w:r w:rsidR="00CA686F">
        <w:t>Scrum Master</w:t>
      </w:r>
      <w:r>
        <w:t xml:space="preserve"> teaches the </w:t>
      </w:r>
      <w:r w:rsidR="00A74D60">
        <w:t xml:space="preserve">Development Team </w:t>
      </w:r>
      <w:r>
        <w:t xml:space="preserve">to keep the Daily Scrum </w:t>
      </w:r>
      <w:r w:rsidR="007206F3">
        <w:t>within the 15-</w:t>
      </w:r>
      <w:r w:rsidR="00A74D60">
        <w:t>minute time-box</w:t>
      </w:r>
      <w:r>
        <w:t xml:space="preserve">. </w:t>
      </w:r>
    </w:p>
    <w:p w14:paraId="428169FA" w14:textId="77777777" w:rsidR="004F5CFF" w:rsidRDefault="00DA294A" w:rsidP="00DA294A">
      <w:r>
        <w:t xml:space="preserve">The </w:t>
      </w:r>
      <w:r w:rsidR="00CA686F">
        <w:t>Scrum Master</w:t>
      </w:r>
      <w:r>
        <w:t xml:space="preserve"> enforces the rule that </w:t>
      </w:r>
      <w:r w:rsidR="00F03A75">
        <w:t xml:space="preserve">only </w:t>
      </w:r>
      <w:r w:rsidR="00B7430D">
        <w:t xml:space="preserve">Development Team </w:t>
      </w:r>
      <w:r w:rsidR="00F03A75">
        <w:t>members</w:t>
      </w:r>
      <w:r>
        <w:t xml:space="preserve"> </w:t>
      </w:r>
      <w:r w:rsidR="006A693E">
        <w:t>participate in</w:t>
      </w:r>
      <w:r>
        <w:t xml:space="preserve"> the Daily Scrum.</w:t>
      </w:r>
      <w:r w:rsidR="00D45258">
        <w:t xml:space="preserve"> </w:t>
      </w:r>
      <w:r>
        <w:t>The Daily Scru</w:t>
      </w:r>
      <w:r w:rsidR="00A74D60">
        <w:t xml:space="preserve">m is not a status meeting, and </w:t>
      </w:r>
      <w:r>
        <w:t xml:space="preserve">is for the people transforming the </w:t>
      </w:r>
      <w:r w:rsidR="004E7B02">
        <w:t>Product Backlog item</w:t>
      </w:r>
      <w:r>
        <w:t xml:space="preserve">s into an </w:t>
      </w:r>
      <w:r w:rsidR="00A31F0C">
        <w:t>Increment</w:t>
      </w:r>
      <w:r>
        <w:t xml:space="preserve">. </w:t>
      </w:r>
    </w:p>
    <w:p w14:paraId="79CB64DF" w14:textId="77777777" w:rsidR="00DA294A" w:rsidRDefault="004F5CFF" w:rsidP="00DA294A">
      <w:pPr>
        <w:rPr>
          <w:color w:val="000000"/>
        </w:rPr>
      </w:pPr>
      <w:r>
        <w:t>Daily Scrums improve communications, eliminate other meetings, identify and remove impediments to development, highlight and promote quick decision-making, and improve the Development Team’s level of project knowledge.</w:t>
      </w:r>
      <w:r w:rsidRPr="004F5CFF">
        <w:t xml:space="preserve"> </w:t>
      </w:r>
      <w:r w:rsidR="00DA294A">
        <w:t>This is a key inspect and adapt meeting.</w:t>
      </w:r>
    </w:p>
    <w:p w14:paraId="0AE9C30A" w14:textId="77777777" w:rsidR="00CB4157" w:rsidRDefault="00CB4157" w:rsidP="007C5203">
      <w:pPr>
        <w:pStyle w:val="Heading2"/>
      </w:pPr>
      <w:bookmarkStart w:id="94" w:name="_Sprint_Review"/>
      <w:bookmarkStart w:id="95" w:name="_Toc293592592"/>
      <w:bookmarkStart w:id="96" w:name="_Toc299955975"/>
      <w:bookmarkEnd w:id="94"/>
      <w:r>
        <w:t>Sprint Review</w:t>
      </w:r>
      <w:bookmarkEnd w:id="95"/>
      <w:bookmarkEnd w:id="96"/>
    </w:p>
    <w:p w14:paraId="44EC0C35" w14:textId="1679F9E0" w:rsidR="009435BD" w:rsidRDefault="00114A34" w:rsidP="007C5203">
      <w:r>
        <w:t xml:space="preserve">A </w:t>
      </w:r>
      <w:r w:rsidR="00CB5640">
        <w:t xml:space="preserve">Sprint Review </w:t>
      </w:r>
      <w:ins w:id="97" w:author="Daniel" w:date="2011-07-26T11:02:00Z">
        <w:r w:rsidR="00CB5640">
          <w:t>Meeting</w:t>
        </w:r>
      </w:ins>
      <w:r w:rsidR="00CB4157">
        <w:t xml:space="preserve"> is held</w:t>
      </w:r>
      <w:r w:rsidR="006903C6">
        <w:t xml:space="preserve"> </w:t>
      </w:r>
      <w:r>
        <w:t xml:space="preserve">at the end of the Sprint </w:t>
      </w:r>
      <w:r w:rsidR="006903C6">
        <w:t>to inspect the Increment and adapt the Product Backlog</w:t>
      </w:r>
      <w:r w:rsidR="00E42134">
        <w:t xml:space="preserve"> if needed</w:t>
      </w:r>
      <w:r w:rsidR="00CB4157">
        <w:t>.</w:t>
      </w:r>
      <w:r w:rsidR="006903C6">
        <w:t xml:space="preserve"> During the Sprint Review, the Scrum Team and stakeholders collaborate about what was </w:t>
      </w:r>
      <w:r w:rsidR="000579E6">
        <w:t>done</w:t>
      </w:r>
      <w:r w:rsidR="006903C6">
        <w:t xml:space="preserve"> in the Sprint. Based on that and any changes to the Product Backlog during the Sprint, attendees collaborate on the next things that could be </w:t>
      </w:r>
      <w:r w:rsidR="000579E6">
        <w:t>done</w:t>
      </w:r>
      <w:r w:rsidR="006903C6">
        <w:t xml:space="preserve">. This is an informal meeting, </w:t>
      </w:r>
      <w:r w:rsidR="009435BD">
        <w:t>and</w:t>
      </w:r>
      <w:r w:rsidR="006903C6">
        <w:t xml:space="preserve"> the presentation of the </w:t>
      </w:r>
      <w:r w:rsidR="009435BD">
        <w:t>Increment is</w:t>
      </w:r>
      <w:r w:rsidR="006903C6">
        <w:t xml:space="preserve"> intended to </w:t>
      </w:r>
      <w:r w:rsidR="009435BD">
        <w:t>elicit feedback</w:t>
      </w:r>
      <w:r w:rsidR="009435BD" w:rsidRPr="009435BD">
        <w:t xml:space="preserve"> </w:t>
      </w:r>
      <w:r w:rsidR="009435BD">
        <w:t>and foster collaboration</w:t>
      </w:r>
      <w:r w:rsidR="006903C6">
        <w:t>.</w:t>
      </w:r>
    </w:p>
    <w:p w14:paraId="2E9D2239" w14:textId="77777777" w:rsidR="00CB4157" w:rsidRDefault="007206F3" w:rsidP="007C5203">
      <w:r>
        <w:t>This is a four-</w:t>
      </w:r>
      <w:r w:rsidR="00CB4157">
        <w:t>hour time-boxed meeting for one</w:t>
      </w:r>
      <w:r w:rsidR="00085121">
        <w:t>-</w:t>
      </w:r>
      <w:r w:rsidR="00CB4157">
        <w:t xml:space="preserve">month Sprints. </w:t>
      </w:r>
      <w:r w:rsidR="004178B8">
        <w:t>P</w:t>
      </w:r>
      <w:r w:rsidR="00C226AE">
        <w:t xml:space="preserve">roportionately less </w:t>
      </w:r>
      <w:r w:rsidR="004178B8">
        <w:t>time is allocated for shorter</w:t>
      </w:r>
      <w:r w:rsidR="00C226AE">
        <w:t xml:space="preserve"> Sprint</w:t>
      </w:r>
      <w:r w:rsidR="004178B8">
        <w:t>s</w:t>
      </w:r>
      <w:r w:rsidR="007F1482">
        <w:t>. F</w:t>
      </w:r>
      <w:r w:rsidR="00C226AE">
        <w:t xml:space="preserve">or example, two </w:t>
      </w:r>
      <w:r w:rsidR="00D733A7">
        <w:t xml:space="preserve">week Sprints have </w:t>
      </w:r>
      <w:r w:rsidR="00B630E8">
        <w:t>two</w:t>
      </w:r>
      <w:r w:rsidR="00C226AE">
        <w:t>-hour Sprint Review</w:t>
      </w:r>
      <w:r w:rsidR="00215D95">
        <w:t>s</w:t>
      </w:r>
      <w:r w:rsidR="00CB4157">
        <w:t xml:space="preserve">. </w:t>
      </w:r>
    </w:p>
    <w:p w14:paraId="5D36BDCC" w14:textId="77777777" w:rsidR="00F51082" w:rsidRDefault="00CB4157" w:rsidP="007C5203">
      <w:r>
        <w:t xml:space="preserve">The </w:t>
      </w:r>
      <w:r w:rsidR="004267C1">
        <w:t xml:space="preserve">Sprint Review </w:t>
      </w:r>
      <w:r>
        <w:t>includes the following elements</w:t>
      </w:r>
      <w:r w:rsidR="00F51082">
        <w:t>:</w:t>
      </w:r>
      <w:r>
        <w:t xml:space="preserve"> </w:t>
      </w:r>
    </w:p>
    <w:p w14:paraId="181C13D4" w14:textId="77777777" w:rsidR="00F51082" w:rsidRDefault="00CB4157" w:rsidP="0041153E">
      <w:pPr>
        <w:pStyle w:val="ListBullet"/>
      </w:pPr>
      <w:r>
        <w:t xml:space="preserve">The Product Owner identifies what has been </w:t>
      </w:r>
      <w:r w:rsidR="000579E6">
        <w:t>“Done”</w:t>
      </w:r>
      <w:r>
        <w:t xml:space="preserve"> and what has</w:t>
      </w:r>
      <w:r w:rsidR="00F51082">
        <w:t xml:space="preserve"> </w:t>
      </w:r>
      <w:r>
        <w:t>n</w:t>
      </w:r>
      <w:r w:rsidR="00F51082">
        <w:t>o</w:t>
      </w:r>
      <w:r>
        <w:t xml:space="preserve">t been </w:t>
      </w:r>
      <w:r w:rsidR="000579E6">
        <w:t>“Done”</w:t>
      </w:r>
      <w:r w:rsidR="007206F3">
        <w:t>;</w:t>
      </w:r>
    </w:p>
    <w:p w14:paraId="083161E5" w14:textId="77777777" w:rsidR="00F51082" w:rsidRDefault="00CB4157" w:rsidP="0041153E">
      <w:pPr>
        <w:pStyle w:val="ListBullet"/>
      </w:pPr>
      <w:r>
        <w:t xml:space="preserve">The </w:t>
      </w:r>
      <w:r w:rsidR="005E1B8F">
        <w:t>Development Team</w:t>
      </w:r>
      <w:r>
        <w:t xml:space="preserve"> discusses what went well during the Sprint</w:t>
      </w:r>
      <w:r w:rsidR="00F51082">
        <w:t xml:space="preserve">, </w:t>
      </w:r>
      <w:r>
        <w:t>what problems it ran into, and how th</w:t>
      </w:r>
      <w:r w:rsidR="00F51082">
        <w:t>o</w:t>
      </w:r>
      <w:r>
        <w:t>se problems</w:t>
      </w:r>
      <w:r w:rsidR="006C061C">
        <w:t xml:space="preserve"> were solved</w:t>
      </w:r>
      <w:r w:rsidR="007206F3">
        <w:t>;</w:t>
      </w:r>
    </w:p>
    <w:p w14:paraId="6985324E" w14:textId="77777777" w:rsidR="00F51082" w:rsidRDefault="00CB4157" w:rsidP="0041153E">
      <w:pPr>
        <w:pStyle w:val="ListBullet"/>
      </w:pPr>
      <w:r>
        <w:t xml:space="preserve">The </w:t>
      </w:r>
      <w:r w:rsidR="005E1B8F">
        <w:t>Development Team</w:t>
      </w:r>
      <w:r w:rsidR="00F51082">
        <w:t xml:space="preserve"> </w:t>
      </w:r>
      <w:r>
        <w:t xml:space="preserve">demonstrates the work that </w:t>
      </w:r>
      <w:r w:rsidR="0066508C">
        <w:t xml:space="preserve">it </w:t>
      </w:r>
      <w:r w:rsidR="00F51082">
        <w:t>ha</w:t>
      </w:r>
      <w:r>
        <w:t xml:space="preserve">s </w:t>
      </w:r>
      <w:r w:rsidR="000579E6">
        <w:t>“Done”</w:t>
      </w:r>
      <w:r>
        <w:t xml:space="preserve"> and answers questions</w:t>
      </w:r>
      <w:r w:rsidR="007206F3">
        <w:t xml:space="preserve"> about the Increment;</w:t>
      </w:r>
    </w:p>
    <w:p w14:paraId="35E7C94E" w14:textId="77777777" w:rsidR="00F51082" w:rsidRDefault="00CB4157" w:rsidP="0041153E">
      <w:pPr>
        <w:pStyle w:val="ListBullet"/>
      </w:pPr>
      <w:r>
        <w:t xml:space="preserve">The Product Owner discusses the Product Backlog as it stands. He or she projects likely completion dates </w:t>
      </w:r>
      <w:r w:rsidR="007206F3">
        <w:t>based on progress to date; and,</w:t>
      </w:r>
      <w:r>
        <w:t xml:space="preserve"> </w:t>
      </w:r>
    </w:p>
    <w:p w14:paraId="18228F8D" w14:textId="77777777" w:rsidR="00CB4157" w:rsidRDefault="00CB4157" w:rsidP="0041153E">
      <w:pPr>
        <w:pStyle w:val="ListBullet"/>
      </w:pPr>
      <w:r>
        <w:lastRenderedPageBreak/>
        <w:t>The entire group</w:t>
      </w:r>
      <w:r w:rsidR="00F51082">
        <w:t xml:space="preserve"> </w:t>
      </w:r>
      <w:r>
        <w:t xml:space="preserve">collaborates </w:t>
      </w:r>
      <w:r w:rsidR="0045730D">
        <w:t>on</w:t>
      </w:r>
      <w:r>
        <w:t xml:space="preserve"> what to do next</w:t>
      </w:r>
      <w:r w:rsidR="00F85D96">
        <w:t>, so that t</w:t>
      </w:r>
      <w:r>
        <w:t>he Sprint Review provides valuabl</w:t>
      </w:r>
      <w:r w:rsidR="00F51082">
        <w:t>e</w:t>
      </w:r>
      <w:r>
        <w:t xml:space="preserve"> input to subsequent Sprint Planning </w:t>
      </w:r>
      <w:r w:rsidR="00FD3980">
        <w:t>M</w:t>
      </w:r>
      <w:r>
        <w:t>eeting</w:t>
      </w:r>
      <w:r w:rsidR="00FD3980">
        <w:t>s</w:t>
      </w:r>
      <w:r>
        <w:t>.</w:t>
      </w:r>
    </w:p>
    <w:p w14:paraId="00E9E261" w14:textId="77777777" w:rsidR="004B0683" w:rsidRDefault="004B0683" w:rsidP="004B0683">
      <w:pPr>
        <w:pStyle w:val="ListBullet"/>
        <w:numPr>
          <w:ilvl w:val="0"/>
          <w:numId w:val="0"/>
        </w:numPr>
        <w:ind w:left="360"/>
      </w:pPr>
    </w:p>
    <w:p w14:paraId="279E41A9" w14:textId="77777777" w:rsidR="007C454F" w:rsidRDefault="007C454F" w:rsidP="004B0683">
      <w:pPr>
        <w:pStyle w:val="ListBullet"/>
        <w:numPr>
          <w:ilvl w:val="0"/>
          <w:numId w:val="0"/>
        </w:numPr>
      </w:pPr>
      <w:r>
        <w:t xml:space="preserve">The result of the Sprint Review is a revised Product Backlog that defines the </w:t>
      </w:r>
      <w:r w:rsidR="00685B1D">
        <w:t xml:space="preserve">probable </w:t>
      </w:r>
      <w:r w:rsidR="004E7B02">
        <w:t>Product Backlog item</w:t>
      </w:r>
      <w:r>
        <w:t>s for the next Sprint. The Product Backlog may also be adjusted overall to meet new opportunities.</w:t>
      </w:r>
    </w:p>
    <w:p w14:paraId="7D49C07E" w14:textId="77777777" w:rsidR="00CB4157" w:rsidRDefault="00CB4157" w:rsidP="007C5203">
      <w:pPr>
        <w:pStyle w:val="Heading2"/>
      </w:pPr>
      <w:bookmarkStart w:id="98" w:name="_Sprint_Retrospective"/>
      <w:bookmarkStart w:id="99" w:name="_Toc293592593"/>
      <w:bookmarkStart w:id="100" w:name="_Toc299955976"/>
      <w:bookmarkEnd w:id="98"/>
      <w:r>
        <w:t>Sprint Retrospective</w:t>
      </w:r>
      <w:bookmarkEnd w:id="99"/>
      <w:bookmarkEnd w:id="100"/>
    </w:p>
    <w:p w14:paraId="116A8DC9" w14:textId="77777777" w:rsidR="00146B82" w:rsidRDefault="00B2794E" w:rsidP="007C5203">
      <w:r>
        <w:t>The Sprint Retrospective is an opportunity for the Scrum Team to inspect itself and create a plan for improvements to be enacted during the next Sprint.</w:t>
      </w:r>
      <w:r w:rsidR="00146B82">
        <w:t xml:space="preserve"> </w:t>
      </w:r>
    </w:p>
    <w:p w14:paraId="3FCE1862" w14:textId="77777777" w:rsidR="00E50C18" w:rsidRDefault="00E50C18" w:rsidP="00E50C18">
      <w:r>
        <w:t>The Sprint Retrospective occurs after the Sprint Review and prior to the next Sprint Planning Meeting. This is a three-hour time-boxed meeting for one</w:t>
      </w:r>
      <w:r w:rsidR="00085121">
        <w:t>-</w:t>
      </w:r>
      <w:r>
        <w:t xml:space="preserve">month Sprints. Proportionately less time is allocated for shorter Sprints. </w:t>
      </w:r>
    </w:p>
    <w:p w14:paraId="608A4290" w14:textId="77777777" w:rsidR="007F3ABD" w:rsidRDefault="00CB4157" w:rsidP="007C5203">
      <w:r>
        <w:t xml:space="preserve">The purpose of the </w:t>
      </w:r>
      <w:r w:rsidR="006170FF">
        <w:t xml:space="preserve">Sprint </w:t>
      </w:r>
      <w:r>
        <w:t>Retrospective is to</w:t>
      </w:r>
      <w:r w:rsidR="007F3ABD">
        <w:t>:</w:t>
      </w:r>
    </w:p>
    <w:p w14:paraId="33287BC9" w14:textId="77777777" w:rsidR="007F3ABD" w:rsidRDefault="007F3ABD" w:rsidP="007F3ABD">
      <w:pPr>
        <w:pStyle w:val="ListBullet"/>
      </w:pPr>
      <w:r>
        <w:t>I</w:t>
      </w:r>
      <w:r w:rsidR="00CB4157">
        <w:t xml:space="preserve">nspect how the last Sprint went </w:t>
      </w:r>
      <w:r w:rsidR="004D0BD1">
        <w:t>with</w:t>
      </w:r>
      <w:r w:rsidR="00CB4157">
        <w:t xml:space="preserve"> regards to people, relationships, process</w:t>
      </w:r>
      <w:r w:rsidR="00A811A4">
        <w:t>,</w:t>
      </w:r>
      <w:r w:rsidR="00CB4157">
        <w:t xml:space="preserve"> and tools</w:t>
      </w:r>
      <w:r w:rsidR="000C488C">
        <w:t>;</w:t>
      </w:r>
    </w:p>
    <w:p w14:paraId="33218FF5" w14:textId="77777777" w:rsidR="007F3ABD" w:rsidRDefault="007F3ABD" w:rsidP="007F3ABD">
      <w:pPr>
        <w:pStyle w:val="ListBullet"/>
      </w:pPr>
      <w:r>
        <w:t>Identify and</w:t>
      </w:r>
      <w:r w:rsidR="00960EF2">
        <w:t xml:space="preserve"> order</w:t>
      </w:r>
      <w:r>
        <w:t xml:space="preserve"> the major items that went well and </w:t>
      </w:r>
      <w:r w:rsidR="006170FF">
        <w:t>potential improvements</w:t>
      </w:r>
      <w:r w:rsidR="000C488C">
        <w:t>; and,</w:t>
      </w:r>
    </w:p>
    <w:p w14:paraId="299C7DDA" w14:textId="77777777" w:rsidR="007F3ABD" w:rsidRDefault="007F3ABD" w:rsidP="007F3ABD">
      <w:pPr>
        <w:pStyle w:val="ListBullet"/>
      </w:pPr>
      <w:r>
        <w:t>Create a plan for implementing improvements to the way the Scrum Team does its work</w:t>
      </w:r>
      <w:r w:rsidR="006170FF">
        <w:t>.</w:t>
      </w:r>
    </w:p>
    <w:p w14:paraId="7394D17C" w14:textId="41E9159F" w:rsidR="00732F0B" w:rsidRDefault="00732F0B" w:rsidP="00732F0B">
      <w:r>
        <w:t xml:space="preserve">The Scrum Master encourages the Scrum Team to </w:t>
      </w:r>
      <w:r w:rsidR="000C488C">
        <w:t>improve</w:t>
      </w:r>
      <w:r>
        <w:t xml:space="preserve">, within the Scrum process framework, its development process </w:t>
      </w:r>
      <w:r w:rsidR="000C488C">
        <w:t xml:space="preserve">and practices </w:t>
      </w:r>
      <w:r>
        <w:t xml:space="preserve">to make it more effective and enjoyable for the next Sprint. </w:t>
      </w:r>
      <w:r w:rsidR="003E3327">
        <w:t>During each Sprint Retrospective, the Scrum Team plans ways</w:t>
      </w:r>
      <w:r w:rsidR="00511CD3">
        <w:t xml:space="preserve"> to increase product quality by</w:t>
      </w:r>
      <w:commentRangeStart w:id="101"/>
      <w:del w:id="102" w:author="Daniel" w:date="2011-07-26T11:05:00Z">
        <w:r w:rsidR="003E3327" w:rsidDel="00CB5640">
          <w:delText>expanding</w:delText>
        </w:r>
        <w:commentRangeEnd w:id="101"/>
        <w:r w:rsidR="00CB5640" w:rsidDel="00CB5640">
          <w:rPr>
            <w:rStyle w:val="CommentReference"/>
          </w:rPr>
          <w:commentReference w:id="101"/>
        </w:r>
      </w:del>
      <w:r w:rsidR="00CB5640">
        <w:t xml:space="preserve"> </w:t>
      </w:r>
      <w:ins w:id="103" w:author="Daniel" w:date="2011-07-26T11:05:00Z">
        <w:r w:rsidR="00CB5640">
          <w:t>adapting</w:t>
        </w:r>
      </w:ins>
      <w:r w:rsidR="00CB5640">
        <w:t xml:space="preserve"> </w:t>
      </w:r>
      <w:r w:rsidR="003E3327">
        <w:t xml:space="preserve">the Definition of </w:t>
      </w:r>
      <w:r w:rsidR="000579E6">
        <w:t>“Done”</w:t>
      </w:r>
      <w:r w:rsidR="003E3327">
        <w:t xml:space="preserve"> as appropriate.</w:t>
      </w:r>
    </w:p>
    <w:p w14:paraId="2F357237" w14:textId="74B77BF1" w:rsidR="00CB4157" w:rsidRDefault="00CB4157" w:rsidP="007F3ABD">
      <w:pPr>
        <w:pStyle w:val="ListBullet"/>
        <w:numPr>
          <w:ilvl w:val="0"/>
          <w:numId w:val="0"/>
        </w:numPr>
      </w:pPr>
      <w:r>
        <w:t xml:space="preserve">By the end of the Sprint Retrospective, the </w:t>
      </w:r>
      <w:r w:rsidR="006F524C">
        <w:t xml:space="preserve">Scrum </w:t>
      </w:r>
      <w:r>
        <w:t>Team should have identified improvement</w:t>
      </w:r>
      <w:r w:rsidR="00C10B5B">
        <w:t>s</w:t>
      </w:r>
      <w:r>
        <w:t xml:space="preserve"> that it </w:t>
      </w:r>
      <w:r w:rsidR="004D0BD1">
        <w:t xml:space="preserve">will </w:t>
      </w:r>
      <w:r>
        <w:t xml:space="preserve">implement in the next Sprint. </w:t>
      </w:r>
      <w:r w:rsidR="00D01B60">
        <w:t xml:space="preserve">Implementing these improvements </w:t>
      </w:r>
      <w:r w:rsidR="008007A5">
        <w:t xml:space="preserve">in the next Sprint </w:t>
      </w:r>
      <w:r w:rsidR="00D01B60">
        <w:t>is</w:t>
      </w:r>
      <w:r>
        <w:t xml:space="preserve"> the adaptation to the inspection</w:t>
      </w:r>
      <w:r w:rsidR="00D01B60">
        <w:t xml:space="preserve"> of the Development Team itself</w:t>
      </w:r>
      <w:r>
        <w:t>.</w:t>
      </w:r>
      <w:r w:rsidR="00AA449B">
        <w:t xml:space="preserve"> Although improvements may be implemented at any time, the Sprint </w:t>
      </w:r>
      <w:commentRangeStart w:id="104"/>
      <w:del w:id="105" w:author="Daniel" w:date="2011-07-27T14:24:00Z">
        <w:r w:rsidR="00AA449B" w:rsidDel="009D0BAC">
          <w:delText xml:space="preserve">Review </w:delText>
        </w:r>
      </w:del>
      <w:ins w:id="106" w:author="Daniel" w:date="2011-07-27T14:24:00Z">
        <w:r w:rsidR="009D0BAC">
          <w:t>Retrospective</w:t>
        </w:r>
      </w:ins>
      <w:commentRangeEnd w:id="104"/>
      <w:r w:rsidR="009D0BAC">
        <w:rPr>
          <w:rStyle w:val="CommentReference"/>
        </w:rPr>
        <w:commentReference w:id="104"/>
      </w:r>
      <w:r w:rsidR="009D0BAC">
        <w:t xml:space="preserve"> </w:t>
      </w:r>
      <w:r w:rsidR="00DC21CF">
        <w:t xml:space="preserve">provides a dedicated event focused </w:t>
      </w:r>
      <w:r w:rsidR="006937CB">
        <w:t xml:space="preserve">on </w:t>
      </w:r>
      <w:r w:rsidR="00DC21CF">
        <w:t>inspection and adaptation.</w:t>
      </w:r>
    </w:p>
    <w:p w14:paraId="306B7EAC" w14:textId="77777777" w:rsidR="00CB4157" w:rsidRDefault="00CB4157" w:rsidP="007C5203">
      <w:pPr>
        <w:pStyle w:val="Heading1"/>
      </w:pPr>
      <w:bookmarkStart w:id="107" w:name="_Toc293592594"/>
      <w:bookmarkStart w:id="108" w:name="_Toc299955977"/>
      <w:r>
        <w:t>Scrum Artifacts</w:t>
      </w:r>
      <w:bookmarkEnd w:id="107"/>
      <w:bookmarkEnd w:id="108"/>
    </w:p>
    <w:p w14:paraId="26E76C65" w14:textId="77777777" w:rsidR="008076A7" w:rsidRPr="008076A7" w:rsidRDefault="00E47AE7" w:rsidP="008076A7">
      <w:r>
        <w:t>Scrum’s a</w:t>
      </w:r>
      <w:r w:rsidR="00AD55C3">
        <w:t>rtifacts represent work or value in various ways that are useful in providing transparency and opportunities for inspection and adaptation.</w:t>
      </w:r>
      <w:r w:rsidR="008A6756">
        <w:t xml:space="preserve"> </w:t>
      </w:r>
      <w:r w:rsidR="008076A7">
        <w:t xml:space="preserve">Artifacts defined by Scrum are specifically designed to maximize transparency of key information needed to ensure Scrum Teams are successful in delivering a </w:t>
      </w:r>
      <w:r w:rsidR="000579E6">
        <w:t>“Done”</w:t>
      </w:r>
      <w:r w:rsidR="008076A7">
        <w:t xml:space="preserve"> Increment. </w:t>
      </w:r>
    </w:p>
    <w:p w14:paraId="1736255A" w14:textId="77777777" w:rsidR="00CB4157" w:rsidRDefault="00CB4157" w:rsidP="007C5203">
      <w:pPr>
        <w:pStyle w:val="Heading2"/>
      </w:pPr>
      <w:bookmarkStart w:id="109" w:name="_Product_Backlog"/>
      <w:bookmarkStart w:id="110" w:name="_Toc293592595"/>
      <w:bookmarkStart w:id="111" w:name="_Toc299955978"/>
      <w:bookmarkEnd w:id="109"/>
      <w:r>
        <w:t>Product Backlog</w:t>
      </w:r>
      <w:bookmarkEnd w:id="110"/>
      <w:bookmarkEnd w:id="111"/>
    </w:p>
    <w:p w14:paraId="1343AC30" w14:textId="77777777" w:rsidR="00EB690E" w:rsidRDefault="00897B12" w:rsidP="007C5203">
      <w:r w:rsidRPr="005048E5">
        <w:t xml:space="preserve">The </w:t>
      </w:r>
      <w:r w:rsidR="00872D0C" w:rsidRPr="005048E5">
        <w:t>Product Backlog</w:t>
      </w:r>
      <w:r w:rsidRPr="005048E5">
        <w:t xml:space="preserve"> is</w:t>
      </w:r>
      <w:r w:rsidR="00872D0C" w:rsidRPr="005048E5">
        <w:t xml:space="preserve"> a</w:t>
      </w:r>
      <w:r w:rsidR="004915AE">
        <w:t>n</w:t>
      </w:r>
      <w:r w:rsidR="00872D0C" w:rsidRPr="005048E5">
        <w:t xml:space="preserve"> </w:t>
      </w:r>
      <w:r w:rsidR="00960EF2">
        <w:t>ordered</w:t>
      </w:r>
      <w:r w:rsidR="00960EF2" w:rsidRPr="005048E5">
        <w:t xml:space="preserve"> </w:t>
      </w:r>
      <w:r w:rsidR="00872D0C" w:rsidRPr="005048E5">
        <w:t>list of everything that might be needed in the product</w:t>
      </w:r>
      <w:r w:rsidR="005048E5" w:rsidRPr="005048E5">
        <w:t xml:space="preserve"> and </w:t>
      </w:r>
      <w:r w:rsidR="00C2254C">
        <w:t>is</w:t>
      </w:r>
      <w:r w:rsidR="005048E5" w:rsidRPr="005048E5">
        <w:t xml:space="preserve"> </w:t>
      </w:r>
      <w:r w:rsidR="00C2254C">
        <w:t xml:space="preserve">the single source of requirements for </w:t>
      </w:r>
      <w:r w:rsidR="00681AB7">
        <w:t>any changes to be made to the product</w:t>
      </w:r>
      <w:r w:rsidR="00D77E44">
        <w:t>.</w:t>
      </w:r>
      <w:r w:rsidR="00EB690E">
        <w:t xml:space="preserve"> </w:t>
      </w:r>
      <w:r w:rsidR="00CB4157">
        <w:t xml:space="preserve">The Product Owner is responsible for the Product Backlog, </w:t>
      </w:r>
      <w:r w:rsidR="00A811A4">
        <w:t xml:space="preserve">including </w:t>
      </w:r>
      <w:r w:rsidR="00CB4157">
        <w:t>its content, availability</w:t>
      </w:r>
      <w:r w:rsidR="00A811A4">
        <w:t>,</w:t>
      </w:r>
      <w:r w:rsidR="00CB4157">
        <w:t xml:space="preserve"> and </w:t>
      </w:r>
      <w:r w:rsidR="00685B1D">
        <w:t>ordering</w:t>
      </w:r>
      <w:r w:rsidR="00CB4157">
        <w:t xml:space="preserve">. </w:t>
      </w:r>
    </w:p>
    <w:p w14:paraId="263173A6" w14:textId="77777777" w:rsidR="00CB4157" w:rsidRDefault="00C71633" w:rsidP="007C5203">
      <w:pPr>
        <w:rPr>
          <w:color w:val="000000"/>
        </w:rPr>
      </w:pPr>
      <w:r>
        <w:lastRenderedPageBreak/>
        <w:t xml:space="preserve">A </w:t>
      </w:r>
      <w:r w:rsidR="00CB4157">
        <w:t xml:space="preserve">Product Backlog is never complete. The </w:t>
      </w:r>
      <w:r w:rsidR="0016612B">
        <w:t xml:space="preserve">earliest </w:t>
      </w:r>
      <w:r w:rsidR="00CB4157">
        <w:t>develop</w:t>
      </w:r>
      <w:r w:rsidR="0016612B">
        <w:t>ment of</w:t>
      </w:r>
      <w:r w:rsidR="00CB4157">
        <w:t xml:space="preserve"> it only lays out the initially known and best-understood requirements. The Product Backlog evolves as the product and the environment in which it will be used evolves. The </w:t>
      </w:r>
      <w:r w:rsidR="00E56782">
        <w:t>Product Backlog</w:t>
      </w:r>
      <w:r w:rsidR="00CB4157">
        <w:t xml:space="preserve"> is dynamic</w:t>
      </w:r>
      <w:r w:rsidR="0016612B">
        <w:t xml:space="preserve">; </w:t>
      </w:r>
      <w:r w:rsidR="00CB4157">
        <w:t xml:space="preserve">it constantly changes to identify what the product needs to be appropriate, competitive, and useful. As long as a product exists, </w:t>
      </w:r>
      <w:r>
        <w:t xml:space="preserve">a </w:t>
      </w:r>
      <w:r w:rsidR="00CB4157">
        <w:t>Product Backlog also exists.</w:t>
      </w:r>
    </w:p>
    <w:p w14:paraId="522E6259" w14:textId="68230190" w:rsidR="00122F6C" w:rsidRDefault="00CB4157" w:rsidP="007C5203">
      <w:r>
        <w:t>The Product Backlog list</w:t>
      </w:r>
      <w:r w:rsidR="001E767B">
        <w:t>s</w:t>
      </w:r>
      <w:r>
        <w:t xml:space="preserve"> all features, functions, </w:t>
      </w:r>
      <w:r w:rsidR="00E55CA1">
        <w:t>requirements</w:t>
      </w:r>
      <w:r w:rsidR="00511CD3">
        <w:t>, enhancements, and</w:t>
      </w:r>
      <w:commentRangeStart w:id="112"/>
      <w:del w:id="113" w:author="Daniel" w:date="2011-07-26T11:08:00Z">
        <w:r w:rsidDel="00AB57D9">
          <w:delText>bug</w:delText>
        </w:r>
      </w:del>
      <w:commentRangeEnd w:id="112"/>
      <w:r w:rsidR="00AB57D9">
        <w:rPr>
          <w:rStyle w:val="CommentReference"/>
        </w:rPr>
        <w:commentReference w:id="112"/>
      </w:r>
      <w:r>
        <w:t xml:space="preserve"> fixes that constitute the changes </w:t>
      </w:r>
      <w:r w:rsidR="008116DC">
        <w:t>to</w:t>
      </w:r>
      <w:r>
        <w:t xml:space="preserve"> be made to the product </w:t>
      </w:r>
      <w:r w:rsidR="008116DC">
        <w:t>in</w:t>
      </w:r>
      <w:r>
        <w:t xml:space="preserve"> future releases. </w:t>
      </w:r>
      <w:r w:rsidR="004E7B02">
        <w:t>Product Backlog item</w:t>
      </w:r>
      <w:r>
        <w:t>s have the attributes of a description,</w:t>
      </w:r>
      <w:r w:rsidR="00CD4A99">
        <w:t xml:space="preserve"> </w:t>
      </w:r>
      <w:r w:rsidR="00685B1D">
        <w:t>order</w:t>
      </w:r>
      <w:r>
        <w:t xml:space="preserve">, and estimate. </w:t>
      </w:r>
    </w:p>
    <w:p w14:paraId="587FCF44" w14:textId="77777777" w:rsidR="006477A8" w:rsidRDefault="00E56782" w:rsidP="007C5203">
      <w:r>
        <w:t xml:space="preserve">The </w:t>
      </w:r>
      <w:r w:rsidR="00CB4157" w:rsidRPr="00CB26C5">
        <w:t xml:space="preserve">Product Backlog is </w:t>
      </w:r>
      <w:r w:rsidR="00960EF2">
        <w:t xml:space="preserve">often ordered by </w:t>
      </w:r>
      <w:r w:rsidR="006477A8">
        <w:t xml:space="preserve">value, </w:t>
      </w:r>
      <w:r w:rsidR="002602AB">
        <w:t xml:space="preserve">risk, </w:t>
      </w:r>
      <w:r w:rsidR="00CD4A99">
        <w:t xml:space="preserve">priority, </w:t>
      </w:r>
      <w:r w:rsidR="006477A8">
        <w:t>and necessity. Top-</w:t>
      </w:r>
      <w:r w:rsidR="00960EF2">
        <w:t>ordered</w:t>
      </w:r>
      <w:r w:rsidR="00960EF2" w:rsidRPr="00CB26C5">
        <w:t xml:space="preserve"> </w:t>
      </w:r>
      <w:r w:rsidR="004E7B02">
        <w:t>Product Backlog item</w:t>
      </w:r>
      <w:r w:rsidR="00340AB1">
        <w:t xml:space="preserve">s </w:t>
      </w:r>
      <w:r w:rsidR="00CB4157" w:rsidRPr="00CB26C5">
        <w:t xml:space="preserve">drive immediate development activities. The higher the </w:t>
      </w:r>
      <w:r w:rsidR="00960EF2">
        <w:t>order</w:t>
      </w:r>
      <w:r w:rsidR="00CB4157" w:rsidRPr="00CB26C5">
        <w:t xml:space="preserve">, the more </w:t>
      </w:r>
      <w:r w:rsidR="001A11ED">
        <w:t xml:space="preserve">a </w:t>
      </w:r>
      <w:r w:rsidR="004E7B02">
        <w:t>Product Backlog item</w:t>
      </w:r>
      <w:r w:rsidR="00CB4157" w:rsidRPr="00CB26C5">
        <w:t xml:space="preserve"> has been </w:t>
      </w:r>
      <w:r w:rsidR="001A11ED">
        <w:t>considered</w:t>
      </w:r>
      <w:r w:rsidR="00CB4157" w:rsidRPr="00CB26C5">
        <w:t xml:space="preserve">, and the more </w:t>
      </w:r>
      <w:proofErr w:type="gramStart"/>
      <w:r w:rsidRPr="00CB26C5">
        <w:t>con</w:t>
      </w:r>
      <w:r w:rsidR="00CD374A">
        <w:t>s</w:t>
      </w:r>
      <w:r w:rsidRPr="00CB26C5">
        <w:t>ensus</w:t>
      </w:r>
      <w:proofErr w:type="gramEnd"/>
      <w:r w:rsidR="00CB4157" w:rsidRPr="00CB26C5">
        <w:t xml:space="preserve"> </w:t>
      </w:r>
      <w:r w:rsidR="007251D4">
        <w:t>exists</w:t>
      </w:r>
      <w:r w:rsidR="00CB4157" w:rsidRPr="00CB26C5">
        <w:t xml:space="preserve"> regarding it</w:t>
      </w:r>
      <w:r w:rsidR="007C454F">
        <w:t xml:space="preserve"> and its value.</w:t>
      </w:r>
    </w:p>
    <w:p w14:paraId="3A3F42DD" w14:textId="77777777" w:rsidR="00122F6C" w:rsidRPr="001A11ED" w:rsidRDefault="00CB4157" w:rsidP="00122F6C">
      <w:r w:rsidRPr="00CB26C5">
        <w:t xml:space="preserve">Higher </w:t>
      </w:r>
      <w:r w:rsidR="00960EF2">
        <w:t>ordered</w:t>
      </w:r>
      <w:r w:rsidR="00960EF2" w:rsidRPr="00CB26C5">
        <w:t xml:space="preserve"> </w:t>
      </w:r>
      <w:r w:rsidR="004E7B02">
        <w:t>Product Backlog item</w:t>
      </w:r>
      <w:r w:rsidR="007251D4">
        <w:t>s</w:t>
      </w:r>
      <w:r w:rsidRPr="00CB26C5">
        <w:t xml:space="preserve"> </w:t>
      </w:r>
      <w:r w:rsidR="007251D4">
        <w:t>are</w:t>
      </w:r>
      <w:r w:rsidRPr="00CB26C5">
        <w:t xml:space="preserve"> clearer and more detailed than lower </w:t>
      </w:r>
      <w:r w:rsidR="00960EF2">
        <w:t xml:space="preserve">ordered </w:t>
      </w:r>
      <w:r w:rsidR="006477A8">
        <w:t>ones</w:t>
      </w:r>
      <w:r w:rsidRPr="00CB26C5">
        <w:t xml:space="preserve">. </w:t>
      </w:r>
      <w:r w:rsidR="007251D4">
        <w:t xml:space="preserve">More </w:t>
      </w:r>
      <w:r w:rsidR="00685B1D">
        <w:t xml:space="preserve">precise </w:t>
      </w:r>
      <w:r w:rsidRPr="00CB26C5">
        <w:t>estimates are made based on the greater clarity and increased detail</w:t>
      </w:r>
      <w:r w:rsidR="003C11DC">
        <w:t>; t</w:t>
      </w:r>
      <w:r w:rsidRPr="00CB26C5">
        <w:t xml:space="preserve">he lower the </w:t>
      </w:r>
      <w:r w:rsidR="008F0945">
        <w:t>order</w:t>
      </w:r>
      <w:r w:rsidRPr="00CB26C5">
        <w:t>, the less detail</w:t>
      </w:r>
      <w:r w:rsidR="003C11DC">
        <w:t>.</w:t>
      </w:r>
      <w:r w:rsidR="001A11ED">
        <w:t xml:space="preserve"> </w:t>
      </w:r>
      <w:r w:rsidR="004E7B02">
        <w:t>Product Backlog item</w:t>
      </w:r>
      <w:r w:rsidR="00122F6C">
        <w:t xml:space="preserve">s that will occupy the </w:t>
      </w:r>
      <w:r w:rsidR="00C57FA5">
        <w:t>Development Team</w:t>
      </w:r>
      <w:r w:rsidR="00122F6C">
        <w:t xml:space="preserve"> for the upcoming Sprint are fine-grained, having been decomposed so that any one item can be </w:t>
      </w:r>
      <w:r w:rsidR="000579E6">
        <w:t>“Done”</w:t>
      </w:r>
      <w:r w:rsidR="00122F6C">
        <w:t xml:space="preserve"> within the Sprint</w:t>
      </w:r>
      <w:r w:rsidR="001A11ED">
        <w:t xml:space="preserve"> time-box</w:t>
      </w:r>
      <w:r w:rsidR="00122F6C">
        <w:t>.</w:t>
      </w:r>
      <w:r w:rsidR="00637C89">
        <w:t xml:space="preserve"> </w:t>
      </w:r>
      <w:r w:rsidR="001E767B">
        <w:t xml:space="preserve">Product Backlog </w:t>
      </w:r>
      <w:r w:rsidR="004915AE">
        <w:t xml:space="preserve">items </w:t>
      </w:r>
      <w:r w:rsidR="00637C89">
        <w:t xml:space="preserve">that can be </w:t>
      </w:r>
      <w:r w:rsidR="000579E6">
        <w:t>“Done”</w:t>
      </w:r>
      <w:r w:rsidR="00637C89">
        <w:t xml:space="preserve"> by the Development Team within one Sprint</w:t>
      </w:r>
      <w:r w:rsidR="001E767B">
        <w:t xml:space="preserve"> are </w:t>
      </w:r>
      <w:r w:rsidR="00637C89">
        <w:t xml:space="preserve">deemed </w:t>
      </w:r>
      <w:r w:rsidR="001E767B">
        <w:t>“ready”</w:t>
      </w:r>
      <w:r w:rsidR="00637C89">
        <w:t xml:space="preserve"> or “actionable”</w:t>
      </w:r>
      <w:r w:rsidR="001E767B">
        <w:t xml:space="preserve"> for selection</w:t>
      </w:r>
      <w:r w:rsidR="00637C89">
        <w:t xml:space="preserve"> in a Sprint Planning meeting</w:t>
      </w:r>
      <w:r w:rsidR="001E767B">
        <w:t>.</w:t>
      </w:r>
    </w:p>
    <w:p w14:paraId="27F4E5FD" w14:textId="53A09B0C" w:rsidR="00122F6C" w:rsidRDefault="00CB4157" w:rsidP="007C5203">
      <w:r>
        <w:t>As a product is used</w:t>
      </w:r>
      <w:r w:rsidR="003C11DC">
        <w:t xml:space="preserve"> and gains </w:t>
      </w:r>
      <w:r>
        <w:t xml:space="preserve">value, and the marketplace provides feedback, the </w:t>
      </w:r>
      <w:r w:rsidR="003C11DC">
        <w:t>P</w:t>
      </w:r>
      <w:r w:rsidR="00D8000E">
        <w:t xml:space="preserve">roduct </w:t>
      </w:r>
      <w:r w:rsidR="003C11DC">
        <w:t>B</w:t>
      </w:r>
      <w:r>
        <w:t xml:space="preserve">acklog </w:t>
      </w:r>
      <w:r w:rsidR="003C11DC">
        <w:t xml:space="preserve">becomes </w:t>
      </w:r>
      <w:r>
        <w:t>a larger and more exhaustive list. Requirements never stop changing</w:t>
      </w:r>
      <w:r w:rsidR="0022666C">
        <w:t>, so</w:t>
      </w:r>
      <w:r w:rsidR="003C11DC">
        <w:t xml:space="preserve"> a</w:t>
      </w:r>
      <w:r>
        <w:t xml:space="preserve"> Product Backlog is a living </w:t>
      </w:r>
      <w:r w:rsidR="00122F6C">
        <w:t>artifact</w:t>
      </w:r>
      <w:r>
        <w:t xml:space="preserve">. Changes in business requirements, market conditions, </w:t>
      </w:r>
      <w:r w:rsidR="00D8000E">
        <w:t xml:space="preserve">or </w:t>
      </w:r>
      <w:r>
        <w:t>technology</w:t>
      </w:r>
      <w:r w:rsidR="00D8000E">
        <w:t xml:space="preserve"> may </w:t>
      </w:r>
      <w:r>
        <w:t xml:space="preserve">cause changes in the Product Backlog. </w:t>
      </w:r>
    </w:p>
    <w:p w14:paraId="7927DC3F" w14:textId="77777777" w:rsidR="00685B1D" w:rsidRDefault="00685B1D" w:rsidP="007C5203">
      <w:r>
        <w:t>Multiple Scrum Teams often work together on the same product. One Product Backlog is used to describe the upcoming work on the product. A Product Backlog attribute that groups items is then employed</w:t>
      </w:r>
      <w:r w:rsidR="00735A96">
        <w:t>.</w:t>
      </w:r>
    </w:p>
    <w:p w14:paraId="093945B7" w14:textId="7C6E18E1" w:rsidR="00E55CA1" w:rsidRDefault="007D3C06" w:rsidP="007D3C06">
      <w:r>
        <w:t>Product backlog grooming is the act o</w:t>
      </w:r>
      <w:r w:rsidR="0022666C">
        <w:t>f adding detail, estimates, and</w:t>
      </w:r>
      <w:commentRangeStart w:id="114"/>
      <w:del w:id="115" w:author="Daniel" w:date="2011-07-26T11:10:00Z">
        <w:r w:rsidDel="00E95262">
          <w:delText>priority</w:delText>
        </w:r>
      </w:del>
      <w:r w:rsidR="00E95262">
        <w:t xml:space="preserve"> </w:t>
      </w:r>
      <w:ins w:id="116" w:author="Daniel" w:date="2011-07-26T11:10:00Z">
        <w:r w:rsidR="00E95262">
          <w:t>order</w:t>
        </w:r>
      </w:ins>
      <w:commentRangeEnd w:id="114"/>
      <w:r w:rsidR="00E95262">
        <w:rPr>
          <w:rStyle w:val="CommentReference"/>
        </w:rPr>
        <w:commentReference w:id="114"/>
      </w:r>
      <w:r w:rsidR="00E95262">
        <w:t xml:space="preserve"> </w:t>
      </w:r>
      <w:r>
        <w:t xml:space="preserve">to items in the Product Backlog. This is an ongoing process </w:t>
      </w:r>
      <w:r w:rsidR="00246402">
        <w:t>in which</w:t>
      </w:r>
      <w:r>
        <w:t xml:space="preserve"> the Product Owner and the Development Team collaborate on the details of </w:t>
      </w:r>
      <w:r w:rsidR="004E7B02">
        <w:t>Product Backlog item</w:t>
      </w:r>
      <w:r>
        <w:t>s</w:t>
      </w:r>
      <w:r w:rsidR="00CB4157">
        <w:t>. During Product Backlog grooming</w:t>
      </w:r>
      <w:r>
        <w:t>, items</w:t>
      </w:r>
      <w:r w:rsidR="00CB4157">
        <w:t xml:space="preserve"> are reviewed and revised. However, they can be updated at any time</w:t>
      </w:r>
      <w:r w:rsidR="00246402">
        <w:t xml:space="preserve"> by the Product Owner or at the Product Owner’s discretion</w:t>
      </w:r>
      <w:r w:rsidR="00CB4157">
        <w:t>.</w:t>
      </w:r>
      <w:r w:rsidR="007C454F">
        <w:t xml:space="preserve"> </w:t>
      </w:r>
    </w:p>
    <w:p w14:paraId="75343573" w14:textId="77777777" w:rsidR="007D3C06" w:rsidRDefault="007C454F" w:rsidP="007D3C06">
      <w:r>
        <w:t>Grooming is a part-time activity during a Sprint between the Product Owner and the Development Team. Often the Development Team has the domain knowledge to perform grooming itse</w:t>
      </w:r>
      <w:r w:rsidR="004475D4">
        <w:t>l</w:t>
      </w:r>
      <w:r>
        <w:t xml:space="preserve">f. How and when grooming is </w:t>
      </w:r>
      <w:r w:rsidR="000579E6">
        <w:t>done</w:t>
      </w:r>
      <w:r>
        <w:t xml:space="preserve"> is decided by the Scrum Team.</w:t>
      </w:r>
      <w:r w:rsidR="00BD5152">
        <w:t xml:space="preserve"> </w:t>
      </w:r>
      <w:r w:rsidR="00764195">
        <w:t xml:space="preserve">Grooming </w:t>
      </w:r>
      <w:r w:rsidR="00BD5152">
        <w:t>usually consumes no more than 10% of the capacity of the Development Team.</w:t>
      </w:r>
    </w:p>
    <w:p w14:paraId="6EF370EA" w14:textId="77777777" w:rsidR="00CB4157" w:rsidRDefault="00CB4157" w:rsidP="007C5203">
      <w:r>
        <w:t xml:space="preserve">The </w:t>
      </w:r>
      <w:r w:rsidR="007D3C06">
        <w:t>Development Team</w:t>
      </w:r>
      <w:r>
        <w:t xml:space="preserve"> is responsible for all estimates. The Product Owner may influence the Team by helping understand and select trade-offs, but the </w:t>
      </w:r>
      <w:r w:rsidR="00735A96">
        <w:t>people who will perform the work make the final estimate</w:t>
      </w:r>
      <w:r>
        <w:t xml:space="preserve">. </w:t>
      </w:r>
    </w:p>
    <w:p w14:paraId="0C3FAFD5" w14:textId="77777777" w:rsidR="001E767B" w:rsidRDefault="001E767B" w:rsidP="001E767B">
      <w:pPr>
        <w:pStyle w:val="Heading3"/>
        <w:rPr>
          <w:color w:val="000000"/>
        </w:rPr>
      </w:pPr>
      <w:r>
        <w:lastRenderedPageBreak/>
        <w:t>Monitoring Progress</w:t>
      </w:r>
      <w:r w:rsidR="001705DB">
        <w:t xml:space="preserve"> </w:t>
      </w:r>
      <w:proofErr w:type="gramStart"/>
      <w:r w:rsidR="001705DB">
        <w:t>Toward</w:t>
      </w:r>
      <w:proofErr w:type="gramEnd"/>
      <w:r w:rsidR="001705DB">
        <w:t xml:space="preserve"> a Goal</w:t>
      </w:r>
    </w:p>
    <w:p w14:paraId="0249245F" w14:textId="77777777" w:rsidR="001E767B" w:rsidRDefault="00973D7A" w:rsidP="001E767B">
      <w:r>
        <w:t xml:space="preserve">At any point in time, the total work remaining </w:t>
      </w:r>
      <w:r w:rsidR="001705DB">
        <w:t>to reach a goal</w:t>
      </w:r>
      <w:r>
        <w:t xml:space="preserve"> can be </w:t>
      </w:r>
      <w:r w:rsidR="008F373E">
        <w:t>summed.</w:t>
      </w:r>
      <w:r>
        <w:t xml:space="preserve"> </w:t>
      </w:r>
      <w:r w:rsidR="001E767B">
        <w:t xml:space="preserve">The Product Owner tracks </w:t>
      </w:r>
      <w:r>
        <w:t xml:space="preserve">this </w:t>
      </w:r>
      <w:r w:rsidR="001E767B">
        <w:t xml:space="preserve">total work remaining at least for every Sprint Review. The Product Owner compares this amount with work remaining at previous Sprint Reviews to assess progress toward </w:t>
      </w:r>
      <w:r w:rsidR="001705DB">
        <w:t>completing projected work by the desired time for the goal</w:t>
      </w:r>
      <w:r w:rsidR="001E767B">
        <w:t>. This information is made transparent to all stakeholders.</w:t>
      </w:r>
    </w:p>
    <w:p w14:paraId="4B050782" w14:textId="77777777" w:rsidR="001E767B" w:rsidRDefault="001E767B" w:rsidP="007C5203">
      <w:r>
        <w:t>Scrum does not consider the time spent working on Product Backlog Items. The work remaining and date are the only variables of interest.</w:t>
      </w:r>
    </w:p>
    <w:p w14:paraId="1AFDEC82" w14:textId="77777777" w:rsidR="00B2420A" w:rsidRDefault="00B2420A" w:rsidP="007C5203">
      <w:r>
        <w:t xml:space="preserve">Various trend </w:t>
      </w:r>
      <w:proofErr w:type="spellStart"/>
      <w:r>
        <w:t>burndown</w:t>
      </w:r>
      <w:proofErr w:type="spellEnd"/>
      <w:r>
        <w:t xml:space="preserve">, </w:t>
      </w:r>
      <w:proofErr w:type="spellStart"/>
      <w:r>
        <w:t>burnup</w:t>
      </w:r>
      <w:proofErr w:type="spellEnd"/>
      <w:r>
        <w:t xml:space="preserve"> and other projective practices have been used to forecast progress. These have proven useful. However, these do not replace the importance of empiricism.</w:t>
      </w:r>
      <w:r w:rsidR="004915AE">
        <w:t xml:space="preserve"> In complex environments, what will happen is unknown. Only what has h</w:t>
      </w:r>
      <w:r w:rsidR="001C0313">
        <w:t>appened may be used for forward-looking decision-</w:t>
      </w:r>
      <w:r w:rsidR="004915AE">
        <w:t>making.</w:t>
      </w:r>
    </w:p>
    <w:p w14:paraId="1A66FF63" w14:textId="77777777" w:rsidR="00F53518" w:rsidRDefault="00CB4157" w:rsidP="007C5203">
      <w:pPr>
        <w:pStyle w:val="Heading2"/>
      </w:pPr>
      <w:bookmarkStart w:id="117" w:name="_Release_Burndown"/>
      <w:bookmarkStart w:id="118" w:name="_Sprint_Backlog"/>
      <w:bookmarkStart w:id="119" w:name="_Toc293592596"/>
      <w:bookmarkStart w:id="120" w:name="_Toc299955979"/>
      <w:bookmarkEnd w:id="117"/>
      <w:bookmarkEnd w:id="118"/>
      <w:r>
        <w:t>Sprint Backlog</w:t>
      </w:r>
      <w:bookmarkEnd w:id="119"/>
      <w:bookmarkEnd w:id="120"/>
      <w:r>
        <w:t xml:space="preserve"> </w:t>
      </w:r>
    </w:p>
    <w:p w14:paraId="7C60295D" w14:textId="77777777" w:rsidR="002636C2" w:rsidRDefault="00C447CD" w:rsidP="007C5203">
      <w:r w:rsidRPr="00C447CD">
        <w:t xml:space="preserve">The </w:t>
      </w:r>
      <w:r w:rsidR="00872D0C" w:rsidRPr="00C447CD">
        <w:t>Sprint Backlog</w:t>
      </w:r>
      <w:r w:rsidRPr="00C447CD">
        <w:t xml:space="preserve"> is</w:t>
      </w:r>
      <w:r w:rsidR="00872D0C">
        <w:rPr>
          <w:b/>
        </w:rPr>
        <w:t xml:space="preserve"> </w:t>
      </w:r>
      <w:r w:rsidR="00886A96" w:rsidRPr="00886A96">
        <w:t xml:space="preserve">the set of </w:t>
      </w:r>
      <w:r w:rsidR="004E7B02">
        <w:t>Product Backlog item</w:t>
      </w:r>
      <w:r w:rsidR="00886A96">
        <w:t>s selected for the Sprint plus</w:t>
      </w:r>
      <w:r w:rsidR="00886A96">
        <w:rPr>
          <w:b/>
        </w:rPr>
        <w:t xml:space="preserve"> </w:t>
      </w:r>
      <w:r w:rsidR="00872D0C" w:rsidRPr="005A0513">
        <w:t xml:space="preserve">a </w:t>
      </w:r>
      <w:r w:rsidR="00E654DA">
        <w:t>plan</w:t>
      </w:r>
      <w:r w:rsidR="00872D0C" w:rsidRPr="005A0513">
        <w:t xml:space="preserve"> </w:t>
      </w:r>
      <w:r w:rsidR="00886A96">
        <w:t>for delivering the product Increment</w:t>
      </w:r>
      <w:r w:rsidR="00B84580">
        <w:t xml:space="preserve"> and realizing the Sprint Goal</w:t>
      </w:r>
      <w:r w:rsidR="003240F3">
        <w:t xml:space="preserve">. </w:t>
      </w:r>
      <w:r w:rsidR="00B84580">
        <w:t xml:space="preserve">The </w:t>
      </w:r>
      <w:r w:rsidR="00886A96">
        <w:t>Sprint Backlog</w:t>
      </w:r>
      <w:r w:rsidR="00E654DA">
        <w:t xml:space="preserve"> </w:t>
      </w:r>
      <w:r w:rsidR="002636C2">
        <w:t xml:space="preserve">is </w:t>
      </w:r>
      <w:r w:rsidR="003240F3">
        <w:t xml:space="preserve">a </w:t>
      </w:r>
      <w:r w:rsidR="002636C2">
        <w:t xml:space="preserve">forecast by the Development Team </w:t>
      </w:r>
      <w:r w:rsidR="003240F3">
        <w:t xml:space="preserve">about what </w:t>
      </w:r>
      <w:r w:rsidR="00886A96">
        <w:t xml:space="preserve">functionality will be in the next Increment and the </w:t>
      </w:r>
      <w:r w:rsidR="003240F3">
        <w:t>work need</w:t>
      </w:r>
      <w:r w:rsidR="00886A96">
        <w:t>ed</w:t>
      </w:r>
      <w:r w:rsidR="003240F3">
        <w:t xml:space="preserve"> to </w:t>
      </w:r>
      <w:r w:rsidR="00886A96">
        <w:t>deliver that functionality</w:t>
      </w:r>
      <w:r w:rsidR="003240F3">
        <w:t>.</w:t>
      </w:r>
    </w:p>
    <w:p w14:paraId="101FE207" w14:textId="77777777" w:rsidR="00CA4B61" w:rsidRDefault="00CB4157" w:rsidP="007C5203">
      <w:r>
        <w:t xml:space="preserve">The Sprint Backlog </w:t>
      </w:r>
      <w:r w:rsidR="00E654DA">
        <w:t>defines the work</w:t>
      </w:r>
      <w:r>
        <w:t xml:space="preserve"> the </w:t>
      </w:r>
      <w:r w:rsidR="00CA4B61">
        <w:t>Development Team</w:t>
      </w:r>
      <w:r>
        <w:t xml:space="preserve"> </w:t>
      </w:r>
      <w:r w:rsidR="0060074B">
        <w:t xml:space="preserve">will </w:t>
      </w:r>
      <w:r>
        <w:t xml:space="preserve">perform to turn </w:t>
      </w:r>
      <w:r w:rsidR="004E7B02">
        <w:t>Product Backlog item</w:t>
      </w:r>
      <w:r>
        <w:t>s into a “</w:t>
      </w:r>
      <w:r w:rsidR="008F373E">
        <w:t>Done</w:t>
      </w:r>
      <w:r>
        <w:t xml:space="preserve">” </w:t>
      </w:r>
      <w:r w:rsidR="00A31F0C">
        <w:t>Increment</w:t>
      </w:r>
      <w:r>
        <w:t xml:space="preserve">. </w:t>
      </w:r>
      <w:r w:rsidR="00CA4B61">
        <w:t>The Sprint Backlog</w:t>
      </w:r>
      <w:r>
        <w:t xml:space="preserve"> </w:t>
      </w:r>
      <w:r w:rsidR="00CA4B61">
        <w:t>makes visible</w:t>
      </w:r>
      <w:r>
        <w:t xml:space="preserve"> all of the work that the </w:t>
      </w:r>
      <w:r w:rsidR="00CA4B61">
        <w:t>Development Team</w:t>
      </w:r>
      <w:r>
        <w:t xml:space="preserve"> identifies as necessary to meet the Sprint </w:t>
      </w:r>
      <w:r w:rsidR="007F47A5">
        <w:t>G</w:t>
      </w:r>
      <w:r>
        <w:t>oal.</w:t>
      </w:r>
    </w:p>
    <w:p w14:paraId="322EE928" w14:textId="77777777" w:rsidR="00CA4B61" w:rsidRDefault="00A816C9" w:rsidP="007C5203">
      <w:r>
        <w:t xml:space="preserve">The </w:t>
      </w:r>
      <w:r w:rsidR="00CB4157">
        <w:t xml:space="preserve">Sprint Backlog </w:t>
      </w:r>
      <w:r w:rsidR="000E601C">
        <w:t xml:space="preserve">is a plan with </w:t>
      </w:r>
      <w:r w:rsidR="00CB4157">
        <w:t xml:space="preserve">enough </w:t>
      </w:r>
      <w:r w:rsidR="000E601C">
        <w:t>detail that</w:t>
      </w:r>
      <w:r w:rsidR="00CB4157">
        <w:t xml:space="preserve"> changes in progress can be understood in the Daily Scrum.</w:t>
      </w:r>
      <w:r w:rsidR="006F2D4B">
        <w:t xml:space="preserve"> </w:t>
      </w:r>
      <w:r w:rsidR="00CB4157">
        <w:t xml:space="preserve">The </w:t>
      </w:r>
      <w:r w:rsidR="00CA4B61">
        <w:t>Development Team</w:t>
      </w:r>
      <w:r w:rsidR="00CB4157">
        <w:t xml:space="preserve"> modifies Sprint Backlog throughout the Sprint, </w:t>
      </w:r>
      <w:r w:rsidR="00CA4B61">
        <w:t>and the</w:t>
      </w:r>
      <w:r w:rsidR="00CB4157">
        <w:t xml:space="preserve"> Sprint Backlog emerg</w:t>
      </w:r>
      <w:r w:rsidR="00D77E44">
        <w:t>es</w:t>
      </w:r>
      <w:r w:rsidR="00CB4157">
        <w:t xml:space="preserve"> during the Sprint. </w:t>
      </w:r>
      <w:r w:rsidR="006A0E8C">
        <w:t>This emergence occurs as</w:t>
      </w:r>
      <w:r w:rsidR="00CB4157">
        <w:t xml:space="preserve"> </w:t>
      </w:r>
      <w:r w:rsidR="007F47A5">
        <w:t xml:space="preserve">the </w:t>
      </w:r>
      <w:r w:rsidR="00CA4B61">
        <w:t>Development Team</w:t>
      </w:r>
      <w:r w:rsidR="00CB4157">
        <w:t xml:space="preserve"> </w:t>
      </w:r>
      <w:r w:rsidR="00CA4B61">
        <w:t xml:space="preserve">works </w:t>
      </w:r>
      <w:r w:rsidR="006A0E8C">
        <w:t>through the plan and learns</w:t>
      </w:r>
      <w:r w:rsidR="00CB4157">
        <w:t xml:space="preserve"> more </w:t>
      </w:r>
      <w:r w:rsidR="006A0E8C">
        <w:t>about the work</w:t>
      </w:r>
      <w:r w:rsidR="00CB4157">
        <w:t xml:space="preserve"> needed</w:t>
      </w:r>
      <w:r w:rsidR="006A0E8C">
        <w:t xml:space="preserve"> to achieve the Sprint Goal.</w:t>
      </w:r>
    </w:p>
    <w:p w14:paraId="4CB3695D" w14:textId="3697B21A" w:rsidR="00CB4157" w:rsidRDefault="00CB4157" w:rsidP="007C5203">
      <w:pPr>
        <w:rPr>
          <w:color w:val="000000"/>
        </w:rPr>
      </w:pPr>
      <w:r>
        <w:t xml:space="preserve">As new work is required, the </w:t>
      </w:r>
      <w:r w:rsidR="00CA4B61">
        <w:t>Development Team</w:t>
      </w:r>
      <w:r>
        <w:t xml:space="preserve"> adds it to the Sprint Backlog. </w:t>
      </w:r>
      <w:r w:rsidR="00CA4B61">
        <w:t xml:space="preserve">As </w:t>
      </w:r>
      <w:r w:rsidR="00BC1F2E">
        <w:t>work is</w:t>
      </w:r>
      <w:r w:rsidR="00A816C9">
        <w:t xml:space="preserve"> performed or </w:t>
      </w:r>
      <w:r w:rsidR="00CA4B61">
        <w:t xml:space="preserve">completed, the estimated remaining work is updated. </w:t>
      </w:r>
      <w:r>
        <w:t xml:space="preserve">When </w:t>
      </w:r>
      <w:r w:rsidR="00A816C9">
        <w:t xml:space="preserve">elements of the plan </w:t>
      </w:r>
      <w:r>
        <w:t xml:space="preserve">are deemed unnecessary, they are removed. Only the </w:t>
      </w:r>
      <w:r w:rsidR="00CA4B61">
        <w:t>Development Team</w:t>
      </w:r>
      <w:r>
        <w:t xml:space="preserve"> can change its Sprint Backlog during a Sprint. The Sprint Backlog is a highly visible, </w:t>
      </w:r>
      <w:commentRangeStart w:id="121"/>
      <w:r>
        <w:t>real</w:t>
      </w:r>
      <w:ins w:id="122" w:author="Daniel" w:date="2011-07-27T14:25:00Z">
        <w:r w:rsidR="00FA0D54">
          <w:t>-</w:t>
        </w:r>
      </w:ins>
      <w:del w:id="123" w:author="Daniel" w:date="2011-07-27T14:25:00Z">
        <w:r w:rsidDel="00FA0D54">
          <w:delText xml:space="preserve"> </w:delText>
        </w:r>
      </w:del>
      <w:r>
        <w:t>time</w:t>
      </w:r>
      <w:commentRangeEnd w:id="121"/>
      <w:r w:rsidR="00FA0D54">
        <w:rPr>
          <w:rStyle w:val="CommentReference"/>
        </w:rPr>
        <w:commentReference w:id="121"/>
      </w:r>
      <w:r>
        <w:t xml:space="preserve"> picture of the work that the </w:t>
      </w:r>
      <w:r w:rsidR="00CA4B61">
        <w:t>Development Team</w:t>
      </w:r>
      <w:r>
        <w:t xml:space="preserve"> plans to accomplish during the Sprint, and it belongs solely to the </w:t>
      </w:r>
      <w:r w:rsidR="00CA4B61">
        <w:t>Development Team</w:t>
      </w:r>
      <w:r>
        <w:t>.</w:t>
      </w:r>
    </w:p>
    <w:p w14:paraId="19DDF9B7" w14:textId="77777777" w:rsidR="00F53518" w:rsidRDefault="00404F22" w:rsidP="00404F22">
      <w:pPr>
        <w:pStyle w:val="Heading3"/>
        <w:rPr>
          <w:color w:val="000000"/>
        </w:rPr>
      </w:pPr>
      <w:bookmarkStart w:id="124" w:name="_Sprint_Burndown"/>
      <w:bookmarkEnd w:id="124"/>
      <w:r>
        <w:t xml:space="preserve">Monitoring </w:t>
      </w:r>
      <w:r w:rsidR="00567AFD">
        <w:t xml:space="preserve">Sprint </w:t>
      </w:r>
      <w:r>
        <w:t>Progress</w:t>
      </w:r>
    </w:p>
    <w:p w14:paraId="73C1AEA7" w14:textId="77777777" w:rsidR="00E61B75" w:rsidRDefault="004915AE" w:rsidP="00177911">
      <w:r>
        <w:t>At any point in time</w:t>
      </w:r>
      <w:r w:rsidR="00973D7A">
        <w:t xml:space="preserve"> in a Sprint, the total work remaining</w:t>
      </w:r>
      <w:r w:rsidR="002174EA">
        <w:t xml:space="preserve"> </w:t>
      </w:r>
      <w:r>
        <w:t>in the</w:t>
      </w:r>
      <w:r w:rsidR="002174EA">
        <w:t xml:space="preserve"> Sprint Backlog items</w:t>
      </w:r>
      <w:r w:rsidR="008F373E">
        <w:t xml:space="preserve"> can be summed</w:t>
      </w:r>
      <w:r w:rsidR="002174EA">
        <w:t>.</w:t>
      </w:r>
      <w:r w:rsidR="00973D7A">
        <w:t xml:space="preserve"> The Development Team tracks this total work remaining at least for every Daily Scrum</w:t>
      </w:r>
      <w:r w:rsidR="00CB4157">
        <w:t xml:space="preserve">. </w:t>
      </w:r>
      <w:r w:rsidR="00177911">
        <w:t xml:space="preserve">The Development Team tracks </w:t>
      </w:r>
      <w:r w:rsidR="00CB4157">
        <w:t xml:space="preserve">these sums </w:t>
      </w:r>
      <w:r w:rsidR="00177911">
        <w:t>daily</w:t>
      </w:r>
      <w:r w:rsidR="00CB4157">
        <w:t xml:space="preserve"> and </w:t>
      </w:r>
      <w:r w:rsidR="006C51CC">
        <w:t>projects the likelihood of achieving the Sprint Goal</w:t>
      </w:r>
      <w:r w:rsidR="00CB4157">
        <w:t xml:space="preserve">. By </w:t>
      </w:r>
      <w:r w:rsidR="006C51CC">
        <w:t>tracking the remaining work throughout the Sprint</w:t>
      </w:r>
      <w:r w:rsidR="00CB4157">
        <w:t xml:space="preserve">, the </w:t>
      </w:r>
      <w:r w:rsidR="00177911">
        <w:t>Development Team</w:t>
      </w:r>
      <w:r w:rsidR="00CB4157">
        <w:t xml:space="preserve"> can manage its progress. </w:t>
      </w:r>
    </w:p>
    <w:p w14:paraId="68564051" w14:textId="77777777" w:rsidR="006F2D4B" w:rsidRDefault="004C47D2" w:rsidP="00177911">
      <w:r>
        <w:lastRenderedPageBreak/>
        <w:t>Scrum does not consider the</w:t>
      </w:r>
      <w:r w:rsidR="00747A7A">
        <w:t xml:space="preserve"> t</w:t>
      </w:r>
      <w:r w:rsidR="00E61B75">
        <w:t>ime spent working on Sprint Backlog Items</w:t>
      </w:r>
      <w:r w:rsidR="00CB4157">
        <w:t xml:space="preserve">. </w:t>
      </w:r>
      <w:r w:rsidR="00747A7A">
        <w:t>The w</w:t>
      </w:r>
      <w:r w:rsidR="00CB4157">
        <w:t>ork remaining and date are the only variables of interest.</w:t>
      </w:r>
    </w:p>
    <w:p w14:paraId="4FEE42CF" w14:textId="77777777" w:rsidR="000741AA" w:rsidRDefault="000741AA" w:rsidP="000741AA">
      <w:pPr>
        <w:pStyle w:val="Heading2"/>
        <w:rPr>
          <w:color w:val="000000"/>
        </w:rPr>
      </w:pPr>
      <w:bookmarkStart w:id="125" w:name="_Toc299955980"/>
      <w:r>
        <w:t>Increment</w:t>
      </w:r>
      <w:bookmarkEnd w:id="125"/>
    </w:p>
    <w:p w14:paraId="0285E1CF" w14:textId="18110370" w:rsidR="000741AA" w:rsidRDefault="000741AA" w:rsidP="000741AA">
      <w:r>
        <w:t xml:space="preserve">The </w:t>
      </w:r>
      <w:r w:rsidR="00A44393">
        <w:t>I</w:t>
      </w:r>
      <w:r>
        <w:t xml:space="preserve">ncrement is the sum of all the </w:t>
      </w:r>
      <w:r w:rsidR="004E7B02">
        <w:t>Product Backlog item</w:t>
      </w:r>
      <w:r w:rsidR="00C753A2">
        <w:t>s</w:t>
      </w:r>
      <w:r>
        <w:t xml:space="preserve"> completed during a Sprint and all previous </w:t>
      </w:r>
      <w:r w:rsidR="00C753A2">
        <w:t>Sprints</w:t>
      </w:r>
      <w:r>
        <w:t xml:space="preserve">. </w:t>
      </w:r>
      <w:r w:rsidR="006A0E8C">
        <w:t>At the end of a Sprint, the</w:t>
      </w:r>
      <w:r>
        <w:t xml:space="preserve"> new </w:t>
      </w:r>
      <w:r w:rsidR="00C753A2">
        <w:t xml:space="preserve">Increment </w:t>
      </w:r>
      <w:r>
        <w:t xml:space="preserve">must be </w:t>
      </w:r>
      <w:commentRangeStart w:id="126"/>
      <w:del w:id="127" w:author="Daniel" w:date="2011-07-27T14:27:00Z">
        <w:r w:rsidR="008F373E" w:rsidDel="00093071">
          <w:delText>“</w:delText>
        </w:r>
      </w:del>
      <w:r w:rsidR="000579E6">
        <w:t>“Done</w:t>
      </w:r>
      <w:r w:rsidR="0022666C">
        <w:t>,</w:t>
      </w:r>
      <w:r w:rsidR="000579E6">
        <w:t>”</w:t>
      </w:r>
      <w:del w:id="128" w:author="Daniel" w:date="2011-07-27T14:27:00Z">
        <w:r w:rsidR="008F373E" w:rsidDel="00093071">
          <w:delText>”</w:delText>
        </w:r>
      </w:del>
      <w:commentRangeEnd w:id="126"/>
      <w:r w:rsidR="00093071">
        <w:rPr>
          <w:rStyle w:val="CommentReference"/>
        </w:rPr>
        <w:commentReference w:id="126"/>
      </w:r>
      <w:r w:rsidR="006A0E8C">
        <w:t xml:space="preserve"> which means it must be in useable condition</w:t>
      </w:r>
      <w:r>
        <w:t xml:space="preserve"> and </w:t>
      </w:r>
      <w:r w:rsidR="006A0E8C">
        <w:t xml:space="preserve">meet the Scrum Team’s Definition of </w:t>
      </w:r>
      <w:r w:rsidR="000579E6">
        <w:t>“Done</w:t>
      </w:r>
      <w:r w:rsidR="0022666C">
        <w:t>.</w:t>
      </w:r>
      <w:r w:rsidR="000579E6">
        <w:t>”</w:t>
      </w:r>
      <w:r w:rsidR="006A0E8C">
        <w:t xml:space="preserve"> It must be in useable condition regardless of whether</w:t>
      </w:r>
      <w:r>
        <w:t xml:space="preserve"> the Product Owner </w:t>
      </w:r>
      <w:r w:rsidR="006A0E8C">
        <w:t>decides to actually release it</w:t>
      </w:r>
      <w:r>
        <w:t>.</w:t>
      </w:r>
    </w:p>
    <w:p w14:paraId="6534772C" w14:textId="77777777" w:rsidR="00CB4157" w:rsidRPr="006673BA" w:rsidRDefault="008F46FB" w:rsidP="00B076C7">
      <w:pPr>
        <w:pStyle w:val="Heading1"/>
      </w:pPr>
      <w:bookmarkStart w:id="129" w:name="_Toc299955981"/>
      <w:r w:rsidRPr="004B0683">
        <w:t xml:space="preserve">Definition of </w:t>
      </w:r>
      <w:r w:rsidR="000579E6">
        <w:t>“Done”</w:t>
      </w:r>
      <w:bookmarkEnd w:id="129"/>
    </w:p>
    <w:p w14:paraId="28CCBCF0" w14:textId="138172C1" w:rsidR="006800E7" w:rsidRDefault="004915AE" w:rsidP="007C5203">
      <w:proofErr w:type="gramStart"/>
      <w:r>
        <w:t xml:space="preserve">When the Product Backlog item or an Increment is described as </w:t>
      </w:r>
      <w:r>
        <w:rPr>
          <w:i/>
        </w:rPr>
        <w:t>“</w:t>
      </w:r>
      <w:r>
        <w:t>Done</w:t>
      </w:r>
      <w:r w:rsidRPr="008F373E">
        <w:t>”,</w:t>
      </w:r>
      <w:r>
        <w:t xml:space="preserve"> everyone must understand what </w:t>
      </w:r>
      <w:r w:rsidRPr="004915AE">
        <w:t>“Done</w:t>
      </w:r>
      <w:r>
        <w:rPr>
          <w:i/>
        </w:rPr>
        <w:t>”</w:t>
      </w:r>
      <w:r>
        <w:t xml:space="preserve"> means</w:t>
      </w:r>
      <w:r w:rsidR="00735A96">
        <w:t>.</w:t>
      </w:r>
      <w:proofErr w:type="gramEnd"/>
      <w:r w:rsidR="00B30800">
        <w:t xml:space="preserve"> </w:t>
      </w:r>
      <w:r w:rsidR="006800E7">
        <w:t>Although this varies significantly per</w:t>
      </w:r>
      <w:r w:rsidR="0049531C">
        <w:t xml:space="preserve"> Scrum Team</w:t>
      </w:r>
      <w:r w:rsidR="006800E7">
        <w:t>,</w:t>
      </w:r>
      <w:r w:rsidR="0049531C">
        <w:t xml:space="preserve"> members must have a shared understanding of what it means for work to be complete</w:t>
      </w:r>
      <w:r w:rsidR="00047759">
        <w:t>, to ensure transparency</w:t>
      </w:r>
      <w:r w:rsidR="0049531C">
        <w:t xml:space="preserve">. </w:t>
      </w:r>
      <w:r w:rsidR="00252954">
        <w:t>This is</w:t>
      </w:r>
      <w:r w:rsidR="0049531C">
        <w:t xml:space="preserve"> the “Definition of </w:t>
      </w:r>
      <w:r w:rsidR="0022666C">
        <w:t>Done</w:t>
      </w:r>
      <w:r w:rsidR="0049531C">
        <w:t>”</w:t>
      </w:r>
      <w:r w:rsidR="00252954">
        <w:t xml:space="preserve"> for the Scrum Team and is used to assess when work is complete on the product Increment</w:t>
      </w:r>
      <w:r w:rsidR="0049531C">
        <w:t>.</w:t>
      </w:r>
      <w:r w:rsidR="00D748DF">
        <w:t xml:space="preserve"> </w:t>
      </w:r>
    </w:p>
    <w:p w14:paraId="51790785" w14:textId="1601FF08" w:rsidR="0033334A" w:rsidRDefault="00BD5152" w:rsidP="007C5203">
      <w:r>
        <w:t xml:space="preserve">The same definition guides the Development Team in knowing how many </w:t>
      </w:r>
      <w:r w:rsidR="004E7B02">
        <w:t>Product Backlog item</w:t>
      </w:r>
      <w:r>
        <w:t xml:space="preserve">s it can select during a Sprint Planning Meeting. </w:t>
      </w:r>
      <w:r w:rsidR="00252954">
        <w:t>T</w:t>
      </w:r>
      <w:r w:rsidR="0033334A">
        <w:t>he purpose of each Sprint</w:t>
      </w:r>
      <w:r w:rsidR="00252954">
        <w:t xml:space="preserve"> </w:t>
      </w:r>
      <w:r w:rsidR="0033334A">
        <w:t xml:space="preserve">is to deliver </w:t>
      </w:r>
      <w:r w:rsidR="00A31F0C">
        <w:t>Increment</w:t>
      </w:r>
      <w:r w:rsidR="0033334A">
        <w:t xml:space="preserve">s of potentially shippable functionality that adhere to </w:t>
      </w:r>
      <w:r w:rsidR="00505674">
        <w:t>the Scrum Team’s</w:t>
      </w:r>
      <w:r w:rsidR="0033334A">
        <w:t xml:space="preserve"> </w:t>
      </w:r>
      <w:r w:rsidR="00505674">
        <w:t>current</w:t>
      </w:r>
      <w:r w:rsidR="0033334A">
        <w:t xml:space="preserve"> </w:t>
      </w:r>
      <w:r w:rsidR="00252954">
        <w:t>D</w:t>
      </w:r>
      <w:r w:rsidR="0033334A">
        <w:t xml:space="preserve">efinition of </w:t>
      </w:r>
      <w:r w:rsidR="000579E6">
        <w:t>“Done</w:t>
      </w:r>
      <w:r w:rsidR="0022666C">
        <w:t>.</w:t>
      </w:r>
      <w:r w:rsidR="000579E6">
        <w:t>”</w:t>
      </w:r>
    </w:p>
    <w:p w14:paraId="2B226C55" w14:textId="77777777" w:rsidR="00CB4157" w:rsidRPr="00A23C0B" w:rsidRDefault="009B0AD7" w:rsidP="007C5203">
      <w:r>
        <w:t>Development Team</w:t>
      </w:r>
      <w:r w:rsidR="00B648F7">
        <w:t>s</w:t>
      </w:r>
      <w:r w:rsidR="00CB4157">
        <w:t xml:space="preserve"> </w:t>
      </w:r>
      <w:r w:rsidR="00B648F7">
        <w:t>deliver</w:t>
      </w:r>
      <w:r w:rsidR="00CB4157">
        <w:t xml:space="preserve"> an </w:t>
      </w:r>
      <w:r w:rsidR="00A31F0C">
        <w:t>Increment</w:t>
      </w:r>
      <w:r w:rsidR="00CB4157">
        <w:t xml:space="preserve"> of product functionality every Sprint. This </w:t>
      </w:r>
      <w:r w:rsidR="00A31F0C">
        <w:t>Increment</w:t>
      </w:r>
      <w:r w:rsidR="00CB4157">
        <w:t xml:space="preserve"> </w:t>
      </w:r>
      <w:r w:rsidR="00B648F7">
        <w:t>is</w:t>
      </w:r>
      <w:r w:rsidR="00CB4157">
        <w:t xml:space="preserve"> </w:t>
      </w:r>
      <w:r w:rsidR="00652B6D">
        <w:t>useable</w:t>
      </w:r>
      <w:r w:rsidR="00CB4157">
        <w:t xml:space="preserve">, </w:t>
      </w:r>
      <w:r w:rsidR="00B648F7">
        <w:t>so</w:t>
      </w:r>
      <w:r w:rsidR="00CB4157">
        <w:t xml:space="preserve"> </w:t>
      </w:r>
      <w:r w:rsidR="0033334A">
        <w:t xml:space="preserve">a </w:t>
      </w:r>
      <w:r w:rsidR="00CB4157">
        <w:t xml:space="preserve">Product Owner may choose to immediately </w:t>
      </w:r>
      <w:r w:rsidR="00652B6D">
        <w:t>release</w:t>
      </w:r>
      <w:r w:rsidR="00CB4157">
        <w:t xml:space="preserve"> </w:t>
      </w:r>
      <w:r w:rsidR="00652B6D">
        <w:t>it</w:t>
      </w:r>
      <w:r w:rsidR="00CB4157">
        <w:t xml:space="preserve">. Each </w:t>
      </w:r>
      <w:r w:rsidR="00A31F0C">
        <w:t>Increment</w:t>
      </w:r>
      <w:r w:rsidR="00CB4157">
        <w:t xml:space="preserve"> </w:t>
      </w:r>
      <w:r w:rsidR="00A44393">
        <w:t>is</w:t>
      </w:r>
      <w:r w:rsidR="00CB4157">
        <w:t xml:space="preserve"> additive to all prior </w:t>
      </w:r>
      <w:r w:rsidR="00A31F0C">
        <w:t>Increment</w:t>
      </w:r>
      <w:r w:rsidR="00CB4157">
        <w:t xml:space="preserve">s and thoroughly tested, ensuring that all </w:t>
      </w:r>
      <w:r w:rsidR="00A31F0C">
        <w:t>Increment</w:t>
      </w:r>
      <w:r w:rsidR="00CB4157">
        <w:t>s work together.</w:t>
      </w:r>
    </w:p>
    <w:p w14:paraId="62A2CBBF" w14:textId="77777777" w:rsidR="00A44393" w:rsidRDefault="00DA666E">
      <w:bookmarkStart w:id="130" w:name="_Toc293592602"/>
      <w:r>
        <w:t xml:space="preserve">As Scrum Teams mature, it is expected that </w:t>
      </w:r>
      <w:r w:rsidR="00FE6722">
        <w:t xml:space="preserve">their </w:t>
      </w:r>
      <w:r>
        <w:t xml:space="preserve">Definition of </w:t>
      </w:r>
      <w:r w:rsidR="000579E6">
        <w:t>“Done”</w:t>
      </w:r>
      <w:r>
        <w:t xml:space="preserve"> will expand to include more stringent criteria for higher quality.</w:t>
      </w:r>
    </w:p>
    <w:p w14:paraId="1A6F5A8C" w14:textId="77777777" w:rsidR="00A44393" w:rsidRDefault="00A44393" w:rsidP="00A44393">
      <w:pPr>
        <w:pStyle w:val="Heading1"/>
      </w:pPr>
      <w:bookmarkStart w:id="131" w:name="_Toc299955982"/>
      <w:r>
        <w:t>Conclusion</w:t>
      </w:r>
      <w:bookmarkEnd w:id="131"/>
    </w:p>
    <w:p w14:paraId="3CF15F83" w14:textId="77777777" w:rsidR="00A44393" w:rsidRPr="00A44393" w:rsidRDefault="00A44393" w:rsidP="00A44393">
      <w:r>
        <w:t>Scrum is free and offered in this guide. Scrum</w:t>
      </w:r>
      <w:r w:rsidR="00F9150E">
        <w:t xml:space="preserve">’s </w:t>
      </w:r>
      <w:r w:rsidR="002E30AC">
        <w:t>r</w:t>
      </w:r>
      <w:r w:rsidR="00F9150E">
        <w:t xml:space="preserve">oles, </w:t>
      </w:r>
      <w:r w:rsidR="002E30AC">
        <w:t>a</w:t>
      </w:r>
      <w:r w:rsidR="00F9150E">
        <w:t xml:space="preserve">rtifacts, </w:t>
      </w:r>
      <w:r w:rsidR="002E30AC">
        <w:t>e</w:t>
      </w:r>
      <w:r w:rsidR="00F9150E">
        <w:t xml:space="preserve">vents, and </w:t>
      </w:r>
      <w:r w:rsidR="002E30AC">
        <w:t>r</w:t>
      </w:r>
      <w:r w:rsidR="00F9150E">
        <w:t>ules</w:t>
      </w:r>
      <w:r>
        <w:t xml:space="preserve"> are immutable </w:t>
      </w:r>
      <w:r w:rsidR="00D23969">
        <w:t>and although implementing only parts of Scrum is possible, the result is not Scrum. Scrum exists only in its entirety and functions well as a container for other techniques, methodologies, and practices.</w:t>
      </w:r>
    </w:p>
    <w:p w14:paraId="12E9F657" w14:textId="77777777" w:rsidR="001E767B" w:rsidRDefault="001E767B">
      <w:pPr>
        <w:rPr>
          <w:rStyle w:val="SSHeading2Char"/>
        </w:rPr>
      </w:pPr>
      <w:r>
        <w:rPr>
          <w:rStyle w:val="SSHeading2Char"/>
          <w:rFonts w:asciiTheme="minorHAnsi" w:eastAsiaTheme="majorEastAsia" w:hAnsiTheme="minorHAnsi"/>
          <w:color w:val="365F91" w:themeColor="accent1" w:themeShade="BF"/>
          <w:sz w:val="32"/>
          <w:szCs w:val="28"/>
        </w:rPr>
        <w:br w:type="page"/>
      </w:r>
    </w:p>
    <w:p w14:paraId="349C219A" w14:textId="23087070" w:rsidR="00AD2616" w:rsidRPr="00A44393" w:rsidRDefault="00AD2616" w:rsidP="00F027E4">
      <w:pPr>
        <w:pStyle w:val="Heading1"/>
        <w:rPr>
          <w:rStyle w:val="SSHeading2Char"/>
          <w:rFonts w:cstheme="minorBidi"/>
          <w:b w:val="0"/>
          <w:bCs w:val="0"/>
        </w:rPr>
      </w:pPr>
      <w:bookmarkStart w:id="132" w:name="_Toc299955983"/>
      <w:r w:rsidRPr="003D0A2F">
        <w:rPr>
          <w:rStyle w:val="SSHeading2Char"/>
          <w:rFonts w:asciiTheme="minorHAnsi" w:eastAsiaTheme="majorEastAsia" w:hAnsiTheme="minorHAnsi"/>
          <w:color w:val="365F91" w:themeColor="accent1" w:themeShade="BF"/>
          <w:sz w:val="32"/>
          <w:szCs w:val="28"/>
        </w:rPr>
        <w:lastRenderedPageBreak/>
        <w:t>Acknowledgements</w:t>
      </w:r>
      <w:bookmarkEnd w:id="130"/>
      <w:bookmarkEnd w:id="132"/>
    </w:p>
    <w:p w14:paraId="64C1DB0C" w14:textId="77777777" w:rsidR="00AD2616" w:rsidRPr="003D0A2F" w:rsidRDefault="00AD2616" w:rsidP="00AD2616">
      <w:pPr>
        <w:pStyle w:val="Heading2"/>
        <w:rPr>
          <w:rStyle w:val="SSHeading2Char"/>
        </w:rPr>
      </w:pPr>
      <w:bookmarkStart w:id="133" w:name="_Toc293592604"/>
      <w:bookmarkStart w:id="134" w:name="_Toc299955984"/>
      <w:r w:rsidRPr="00AD2616">
        <w:rPr>
          <w:rStyle w:val="SSHeading2Char"/>
          <w:rFonts w:asciiTheme="minorHAnsi" w:eastAsiaTheme="majorEastAsia" w:hAnsiTheme="minorHAnsi"/>
          <w:color w:val="4F81BD" w:themeColor="accent1"/>
          <w:sz w:val="28"/>
          <w:szCs w:val="26"/>
        </w:rPr>
        <w:t>People</w:t>
      </w:r>
      <w:bookmarkEnd w:id="133"/>
      <w:bookmarkEnd w:id="134"/>
      <w:r w:rsidRPr="003D0A2F">
        <w:rPr>
          <w:rStyle w:val="SSHeading2Char"/>
          <w:rFonts w:asciiTheme="minorHAnsi" w:eastAsiaTheme="majorEastAsia" w:hAnsiTheme="minorHAnsi"/>
          <w:color w:val="4F81BD" w:themeColor="accent1"/>
          <w:sz w:val="28"/>
          <w:szCs w:val="26"/>
        </w:rPr>
        <w:t xml:space="preserve"> </w:t>
      </w:r>
    </w:p>
    <w:p w14:paraId="7BFD4DD9" w14:textId="77777777" w:rsidR="00AD2616" w:rsidRPr="006B16D1" w:rsidRDefault="00AD2616" w:rsidP="007C5203">
      <w:r w:rsidRPr="002B110D">
        <w:t xml:space="preserve">Of the thousands of people </w:t>
      </w:r>
      <w:r>
        <w:t xml:space="preserve">who </w:t>
      </w:r>
      <w:r w:rsidRPr="002B110D">
        <w:t xml:space="preserve">have contributed to Scrum, we should single out those </w:t>
      </w:r>
      <w:r w:rsidR="00113F7D">
        <w:t>who</w:t>
      </w:r>
      <w:r w:rsidRPr="002B110D">
        <w:t xml:space="preserve"> were instrumental in its first ten years. First there </w:t>
      </w:r>
      <w:r w:rsidR="00B059AC">
        <w:t>was</w:t>
      </w:r>
      <w:r w:rsidR="00B059AC" w:rsidRPr="002B110D">
        <w:t xml:space="preserve"> </w:t>
      </w:r>
      <w:r w:rsidRPr="002B110D">
        <w:t>Jeff Sutherland, working with Jeff Mc</w:t>
      </w:r>
      <w:r>
        <w:t>K</w:t>
      </w:r>
      <w:r w:rsidRPr="002B110D">
        <w:t>enna, and Ken Schwaber</w:t>
      </w:r>
      <w:r w:rsidR="00B059AC">
        <w:t>, working</w:t>
      </w:r>
      <w:r w:rsidRPr="002B110D">
        <w:t xml:space="preserve"> with Mike Smith and Chris Martin. </w:t>
      </w:r>
      <w:r w:rsidR="00AF54C3">
        <w:t>Many others contributed in the ensuing years and</w:t>
      </w:r>
      <w:r w:rsidRPr="002B110D">
        <w:t xml:space="preserve"> without </w:t>
      </w:r>
      <w:r w:rsidR="00AF54C3">
        <w:t>their</w:t>
      </w:r>
      <w:r w:rsidRPr="002B110D">
        <w:t xml:space="preserve"> help Scrum would</w:t>
      </w:r>
      <w:r w:rsidR="00113F7D">
        <w:t xml:space="preserve"> no</w:t>
      </w:r>
      <w:r w:rsidRPr="002B110D">
        <w:t xml:space="preserve">t </w:t>
      </w:r>
      <w:r>
        <w:t>be</w:t>
      </w:r>
      <w:r w:rsidRPr="002B110D">
        <w:t xml:space="preserve"> refined </w:t>
      </w:r>
      <w:r>
        <w:t xml:space="preserve">as </w:t>
      </w:r>
      <w:r w:rsidRPr="002B110D">
        <w:t>it is today.</w:t>
      </w:r>
      <w:r w:rsidR="001E767B">
        <w:t xml:space="preserve"> David Starr provided key insights and editorial skills in formulating this version of the Scrum Guide.</w:t>
      </w:r>
    </w:p>
    <w:p w14:paraId="3FA06CA7" w14:textId="77777777" w:rsidR="00AD2616" w:rsidRPr="003D0A2F" w:rsidRDefault="00AD2616" w:rsidP="00AD2616">
      <w:pPr>
        <w:pStyle w:val="Heading2"/>
      </w:pPr>
      <w:bookmarkStart w:id="135" w:name="_Toc293592605"/>
      <w:bookmarkStart w:id="136" w:name="_Toc299955985"/>
      <w:r w:rsidRPr="003D0A2F">
        <w:rPr>
          <w:rStyle w:val="SSHeading2Char"/>
          <w:rFonts w:asciiTheme="minorHAnsi" w:eastAsiaTheme="majorEastAsia" w:hAnsiTheme="minorHAnsi"/>
          <w:color w:val="4F81BD" w:themeColor="accent1"/>
          <w:sz w:val="28"/>
          <w:szCs w:val="26"/>
        </w:rPr>
        <w:t>History</w:t>
      </w:r>
      <w:bookmarkEnd w:id="135"/>
      <w:bookmarkEnd w:id="136"/>
    </w:p>
    <w:p w14:paraId="08750F06" w14:textId="77777777" w:rsidR="00AA53E7" w:rsidRDefault="00AA53E7" w:rsidP="004342D9">
      <w:r>
        <w:t>Ken Schwaber and Jeff Sutherland first co-presented Scrum at the OOPSLA conference in 1995. This presentation essentially documented the learning that Ken and Jeff had over the previous few years applying Scrum.</w:t>
      </w:r>
    </w:p>
    <w:p w14:paraId="0DCE102E" w14:textId="77777777" w:rsidR="001705DB" w:rsidRDefault="00AD2616">
      <w:r w:rsidRPr="002B110D">
        <w:t xml:space="preserve">The history of Scrum </w:t>
      </w:r>
      <w:r>
        <w:t>is</w:t>
      </w:r>
      <w:r w:rsidRPr="002B110D">
        <w:t xml:space="preserve"> already considered long. To honor the first places where it was tried and refined, we </w:t>
      </w:r>
      <w:r>
        <w:t>recognize</w:t>
      </w:r>
      <w:r w:rsidRPr="002B110D">
        <w:t xml:space="preserve"> Individual, Inc., Fidelity Investments, and IDX (now GE Medical).</w:t>
      </w:r>
    </w:p>
    <w:p w14:paraId="0DFC97B8" w14:textId="77777777" w:rsidR="002E0753" w:rsidRPr="002E0753" w:rsidRDefault="002E0753" w:rsidP="002E0753">
      <w:pPr>
        <w:pStyle w:val="Heading2"/>
        <w:rPr>
          <w:rStyle w:val="SSHeading2Char"/>
          <w:rFonts w:asciiTheme="minorHAnsi" w:eastAsiaTheme="majorEastAsia" w:hAnsiTheme="minorHAnsi"/>
          <w:color w:val="4F81BD" w:themeColor="accent1"/>
          <w:sz w:val="28"/>
          <w:szCs w:val="26"/>
        </w:rPr>
      </w:pPr>
      <w:bookmarkStart w:id="137" w:name="_Toc299955986"/>
      <w:r w:rsidRPr="002E0753">
        <w:rPr>
          <w:rStyle w:val="SSHeading2Char"/>
          <w:rFonts w:asciiTheme="minorHAnsi" w:eastAsiaTheme="majorEastAsia" w:hAnsiTheme="minorHAnsi"/>
          <w:color w:val="4F81BD" w:themeColor="accent1"/>
          <w:sz w:val="28"/>
          <w:szCs w:val="26"/>
        </w:rPr>
        <w:t>Translation</w:t>
      </w:r>
      <w:bookmarkEnd w:id="137"/>
    </w:p>
    <w:p w14:paraId="0EAF9624" w14:textId="769D0E98" w:rsidR="002E0753" w:rsidRDefault="002E0753" w:rsidP="002E0753">
      <w:r>
        <w:t>This guide has been translated from the original English version, provided by Ken Schwaber and Jeff Sutherland. Contributors to the translation include [First name</w:t>
      </w:r>
      <w:proofErr w:type="gramStart"/>
      <w:r>
        <w:t>][</w:t>
      </w:r>
      <w:proofErr w:type="gramEnd"/>
      <w:r>
        <w:t>Last name].</w:t>
      </w:r>
    </w:p>
    <w:p w14:paraId="354F74A0" w14:textId="77777777" w:rsidR="001705DB" w:rsidRDefault="001705DB">
      <w:r>
        <w:br w:type="page"/>
      </w:r>
    </w:p>
    <w:p w14:paraId="4439F5A4" w14:textId="77777777" w:rsidR="00EB7057" w:rsidRDefault="001705DB">
      <w:pPr>
        <w:rPr>
          <w:rFonts w:eastAsiaTheme="majorEastAsia" w:cstheme="majorBidi"/>
          <w:b/>
          <w:bCs/>
          <w:color w:val="365F91" w:themeColor="accent1" w:themeShade="BF"/>
          <w:sz w:val="32"/>
          <w:szCs w:val="28"/>
        </w:rPr>
      </w:pPr>
      <w:r>
        <w:rPr>
          <w:rFonts w:eastAsiaTheme="majorEastAsia" w:cstheme="majorBidi"/>
          <w:b/>
          <w:bCs/>
          <w:color w:val="365F91" w:themeColor="accent1" w:themeShade="BF"/>
          <w:sz w:val="32"/>
          <w:szCs w:val="28"/>
        </w:rPr>
        <w:lastRenderedPageBreak/>
        <w:t>Revisions</w:t>
      </w:r>
    </w:p>
    <w:p w14:paraId="7E917468" w14:textId="06E2C7B8" w:rsidR="001705DB" w:rsidRDefault="000F704F" w:rsidP="001705DB">
      <w:r>
        <w:t>This July</w:t>
      </w:r>
      <w:r w:rsidR="001705DB">
        <w:t xml:space="preserve"> 2011 Scrum Guide is different from its predecessor, the February 2010 Scrum Guide. In particular, we have attempted to remove techniques or best practices from the core of Scrum. These will vary based on circumstance. We will be starting a “Best Practices” compendium to offer</w:t>
      </w:r>
      <w:r w:rsidR="004915AE">
        <w:t xml:space="preserve"> some of our experiences later.</w:t>
      </w:r>
    </w:p>
    <w:p w14:paraId="2D2BC633" w14:textId="56C10C8C" w:rsidR="001705DB" w:rsidRDefault="001705DB" w:rsidP="001705DB">
      <w:commentRangeStart w:id="138"/>
      <w:del w:id="139" w:author="Daniel" w:date="2011-07-30T17:15:00Z">
        <w:r w:rsidDel="002E0810">
          <w:delText xml:space="preserve">The Scrum Guide document </w:delText>
        </w:r>
      </w:del>
      <w:del w:id="140" w:author="Daniel" w:date="2011-07-26T17:44:00Z">
        <w:r w:rsidDel="00C10F86">
          <w:delText>the Scrum</w:delText>
        </w:r>
      </w:del>
      <w:del w:id="141" w:author="Daniel" w:date="2011-07-30T17:15:00Z">
        <w:r w:rsidDel="002E0810">
          <w:delText>that Jeff Sutherland and Ken Schwaber developed and have sustained for twenty + years.</w:delText>
        </w:r>
      </w:del>
      <w:commentRangeEnd w:id="138"/>
      <w:r w:rsidR="002E0810">
        <w:rPr>
          <w:rStyle w:val="CommentReference"/>
        </w:rPr>
        <w:commentReference w:id="138"/>
      </w:r>
      <w:commentRangeStart w:id="142"/>
      <w:r w:rsidR="002E0810">
        <w:t>The Scrum Guide documents Scrum as developed and sustained for twenty + years by Jeff Sutherland and Ken Schwaber.</w:t>
      </w:r>
      <w:commentRangeEnd w:id="142"/>
      <w:r w:rsidR="002E0810">
        <w:rPr>
          <w:rStyle w:val="CommentReference"/>
        </w:rPr>
        <w:commentReference w:id="142"/>
      </w:r>
      <w:r w:rsidR="002E0810">
        <w:t xml:space="preserve"> </w:t>
      </w:r>
      <w:r>
        <w:t>Other sources provide you with patterns, processes, and insights about how the practices, fac</w:t>
      </w:r>
      <w:r w:rsidR="004915AE">
        <w:t xml:space="preserve">ilitations, and tools </w:t>
      </w:r>
      <w:r w:rsidR="007618F8">
        <w:t>that</w:t>
      </w:r>
      <w:commentRangeStart w:id="143"/>
      <w:del w:id="144" w:author="Daniel" w:date="2011-07-27T14:39:00Z">
        <w:r w:rsidR="004915AE" w:rsidDel="0021213C">
          <w:delText>that</w:delText>
        </w:r>
      </w:del>
      <w:commentRangeEnd w:id="143"/>
      <w:r w:rsidR="0021213C">
        <w:rPr>
          <w:rStyle w:val="CommentReference"/>
        </w:rPr>
        <w:commentReference w:id="143"/>
      </w:r>
      <w:r w:rsidR="004915AE">
        <w:t xml:space="preserve"> complement</w:t>
      </w:r>
      <w:r>
        <w:t xml:space="preserve"> the Scrum framework. These optimize productivity, value, creativity, and pride.</w:t>
      </w:r>
    </w:p>
    <w:p w14:paraId="035F554B" w14:textId="53BFDE4C" w:rsidR="001705DB" w:rsidRDefault="00190A75" w:rsidP="001705DB">
      <w:r>
        <w:t>Release notes covering the following differences between this and the February 2010 version will be published elsewhere, including discussions on:</w:t>
      </w:r>
    </w:p>
    <w:p w14:paraId="7B57CBA6" w14:textId="77777777" w:rsidR="00190A75" w:rsidRDefault="00190A75" w:rsidP="001705DB"/>
    <w:p w14:paraId="722CA25A" w14:textId="77777777" w:rsidR="001705DB" w:rsidRDefault="001705DB" w:rsidP="00735A96">
      <w:pPr>
        <w:pStyle w:val="ListParagraph"/>
        <w:numPr>
          <w:ilvl w:val="0"/>
          <w:numId w:val="25"/>
        </w:numPr>
      </w:pPr>
      <w:r>
        <w:t>Release Planning</w:t>
      </w:r>
    </w:p>
    <w:p w14:paraId="355D4B0F" w14:textId="77777777" w:rsidR="001705DB" w:rsidRDefault="001705DB" w:rsidP="00735A96">
      <w:pPr>
        <w:pStyle w:val="ListParagraph"/>
        <w:numPr>
          <w:ilvl w:val="0"/>
          <w:numId w:val="25"/>
        </w:numPr>
      </w:pPr>
      <w:r>
        <w:t xml:space="preserve">Release </w:t>
      </w:r>
      <w:proofErr w:type="spellStart"/>
      <w:r>
        <w:t>Burndown</w:t>
      </w:r>
      <w:proofErr w:type="spellEnd"/>
    </w:p>
    <w:p w14:paraId="57155BBC" w14:textId="77777777" w:rsidR="001705DB" w:rsidRDefault="001705DB" w:rsidP="00735A96">
      <w:pPr>
        <w:pStyle w:val="ListParagraph"/>
        <w:numPr>
          <w:ilvl w:val="0"/>
          <w:numId w:val="25"/>
        </w:numPr>
      </w:pPr>
      <w:r>
        <w:t xml:space="preserve">Sprint </w:t>
      </w:r>
      <w:r w:rsidR="00190A75">
        <w:t>Backlog</w:t>
      </w:r>
    </w:p>
    <w:p w14:paraId="696D1A9A" w14:textId="77777777" w:rsidR="00735A96" w:rsidRDefault="00735A96" w:rsidP="00735A96">
      <w:pPr>
        <w:pStyle w:val="ListParagraph"/>
        <w:numPr>
          <w:ilvl w:val="0"/>
          <w:numId w:val="25"/>
        </w:numPr>
      </w:pPr>
      <w:r>
        <w:t xml:space="preserve">Product and Sprint Backlog </w:t>
      </w:r>
      <w:proofErr w:type="spellStart"/>
      <w:r>
        <w:t>Burndown</w:t>
      </w:r>
      <w:proofErr w:type="spellEnd"/>
    </w:p>
    <w:p w14:paraId="19A287F3" w14:textId="77777777" w:rsidR="001705DB" w:rsidRDefault="001705DB" w:rsidP="00735A96">
      <w:pPr>
        <w:pStyle w:val="ListParagraph"/>
        <w:numPr>
          <w:ilvl w:val="0"/>
          <w:numId w:val="25"/>
        </w:numPr>
      </w:pPr>
      <w:r>
        <w:t>Commit</w:t>
      </w:r>
      <w:r w:rsidR="00190A75">
        <w:t xml:space="preserve"> is now forecast</w:t>
      </w:r>
    </w:p>
    <w:p w14:paraId="0B462E60" w14:textId="77777777" w:rsidR="001705DB" w:rsidRDefault="001705DB" w:rsidP="00735A96">
      <w:pPr>
        <w:pStyle w:val="ListParagraph"/>
        <w:numPr>
          <w:ilvl w:val="0"/>
          <w:numId w:val="25"/>
        </w:numPr>
      </w:pPr>
      <w:r>
        <w:t>Team (to Development Team)</w:t>
      </w:r>
    </w:p>
    <w:p w14:paraId="1E6DDC17" w14:textId="77777777" w:rsidR="001705DB" w:rsidRDefault="001705DB" w:rsidP="00735A96">
      <w:pPr>
        <w:pStyle w:val="ListParagraph"/>
        <w:numPr>
          <w:ilvl w:val="0"/>
          <w:numId w:val="25"/>
        </w:numPr>
      </w:pPr>
      <w:r>
        <w:t>Pigs and Chickens … the lore of Scrum</w:t>
      </w:r>
    </w:p>
    <w:p w14:paraId="77A10F35" w14:textId="77777777" w:rsidR="00D53153" w:rsidRDefault="00D53153" w:rsidP="00735A96">
      <w:pPr>
        <w:pStyle w:val="ListParagraph"/>
        <w:numPr>
          <w:ilvl w:val="0"/>
          <w:numId w:val="25"/>
        </w:numPr>
      </w:pPr>
      <w:r>
        <w:t>Ordered instead of prioritized</w:t>
      </w:r>
    </w:p>
    <w:p w14:paraId="78D14E93" w14:textId="77777777" w:rsidR="000B0489" w:rsidRPr="001705DB" w:rsidRDefault="000B0489" w:rsidP="001705DB"/>
    <w:sectPr w:rsidR="000B0489" w:rsidRPr="001705DB" w:rsidSect="007816C7">
      <w:footerReference w:type="even" r:id="rId14"/>
      <w:footerReference w:type="default" r:id="rId15"/>
      <w:headerReference w:type="first" r:id="rId16"/>
      <w:footerReference w:type="first" r:id="rId17"/>
      <w:pgSz w:w="12240" w:h="15840"/>
      <w:pgMar w:top="1440" w:right="1800" w:bottom="1440" w:left="1800" w:header="0" w:footer="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Daniel" w:date="2011-08-01T16:24:00Z" w:initials="D">
    <w:p w14:paraId="542BDD85" w14:textId="45B20076" w:rsidR="00A11290" w:rsidRDefault="00A11290">
      <w:pPr>
        <w:pStyle w:val="CommentText"/>
      </w:pPr>
      <w:r>
        <w:rPr>
          <w:rStyle w:val="CommentReference"/>
        </w:rPr>
        <w:annotationRef/>
      </w:r>
      <w:r w:rsidR="0040735C">
        <w:t xml:space="preserve">Insert period after the word products. </w:t>
      </w:r>
      <w:r>
        <w:t xml:space="preserve"> </w:t>
      </w:r>
    </w:p>
  </w:comment>
  <w:comment w:id="5" w:author="Daniel" w:date="2011-07-30T17:14:00Z" w:initials="D">
    <w:p w14:paraId="5DD54316" w14:textId="43546AC9" w:rsidR="00A11290" w:rsidRDefault="00A11290">
      <w:pPr>
        <w:pStyle w:val="CommentText"/>
      </w:pPr>
      <w:r>
        <w:rPr>
          <w:rStyle w:val="CommentReference"/>
        </w:rPr>
        <w:annotationRef/>
      </w:r>
      <w:r>
        <w:t>Insert the words “together, they” and remove the word “We.”</w:t>
      </w:r>
    </w:p>
  </w:comment>
  <w:comment w:id="14" w:author="Daniel" w:date="2011-08-01T16:16:00Z" w:initials="D">
    <w:p w14:paraId="7F22A96F" w14:textId="3B58C2DD" w:rsidR="00A11290" w:rsidRDefault="00A11290">
      <w:pPr>
        <w:pStyle w:val="CommentText"/>
      </w:pPr>
      <w:r>
        <w:rPr>
          <w:rStyle w:val="CommentReference"/>
        </w:rPr>
        <w:annotationRef/>
      </w:r>
      <w:r w:rsidR="00286F74">
        <w:t>Insert</w:t>
      </w:r>
      <w:r>
        <w:t xml:space="preserve"> the word “on.” </w:t>
      </w:r>
    </w:p>
  </w:comment>
  <w:comment w:id="16" w:author="Daniel" w:date="2011-07-30T17:14:00Z" w:initials="D">
    <w:p w14:paraId="01E5534F" w14:textId="48579D3A" w:rsidR="00A11290" w:rsidRDefault="00A11290">
      <w:pPr>
        <w:pStyle w:val="CommentText"/>
      </w:pPr>
      <w:r>
        <w:rPr>
          <w:rStyle w:val="CommentReference"/>
        </w:rPr>
        <w:annotationRef/>
      </w:r>
      <w:r>
        <w:t>Remove the words “true and known.”</w:t>
      </w:r>
    </w:p>
  </w:comment>
  <w:comment w:id="25" w:author="Daniel" w:date="2011-07-30T17:14:00Z" w:initials="D">
    <w:p w14:paraId="2977BE0A" w14:textId="43971E87" w:rsidR="00A11290" w:rsidRDefault="00A11290">
      <w:pPr>
        <w:pStyle w:val="CommentText"/>
      </w:pPr>
      <w:r>
        <w:rPr>
          <w:rStyle w:val="CommentReference"/>
        </w:rPr>
        <w:annotationRef/>
      </w:r>
      <w:r>
        <w:t>Add hyphen.</w:t>
      </w:r>
    </w:p>
  </w:comment>
  <w:comment w:id="27" w:author="Daniel" w:date="2011-07-30T17:14:00Z" w:initials="D">
    <w:p w14:paraId="177AE934" w14:textId="0050C420" w:rsidR="00A11290" w:rsidRDefault="00A11290">
      <w:pPr>
        <w:pStyle w:val="CommentText"/>
      </w:pPr>
      <w:r>
        <w:rPr>
          <w:rStyle w:val="CommentReference"/>
        </w:rPr>
        <w:annotationRef/>
      </w:r>
      <w:r>
        <w:t>Add hyphen.</w:t>
      </w:r>
    </w:p>
  </w:comment>
  <w:comment w:id="32" w:author="Daniel" w:date="2011-07-30T17:14:00Z" w:initials="D">
    <w:p w14:paraId="25792489" w14:textId="6E7F18C6" w:rsidR="00A11290" w:rsidRPr="00F31786" w:rsidRDefault="00A11290">
      <w:pPr>
        <w:pStyle w:val="CommentText"/>
        <w:rPr>
          <w:sz w:val="24"/>
          <w:szCs w:val="24"/>
        </w:rPr>
      </w:pPr>
      <w:r>
        <w:rPr>
          <w:rStyle w:val="CommentReference"/>
        </w:rPr>
        <w:annotationRef/>
      </w:r>
      <w:r>
        <w:t xml:space="preserve"> Omit blue line under these words. *this line may already be removed.*</w:t>
      </w:r>
    </w:p>
  </w:comment>
  <w:comment w:id="33" w:author="Daniel" w:date="2011-07-30T17:14:00Z" w:initials="D">
    <w:p w14:paraId="5082734D" w14:textId="746793F5" w:rsidR="00A11290" w:rsidRDefault="00A11290">
      <w:pPr>
        <w:pStyle w:val="CommentText"/>
      </w:pPr>
      <w:r>
        <w:rPr>
          <w:rStyle w:val="CommentReference"/>
        </w:rPr>
        <w:annotationRef/>
      </w:r>
      <w:r>
        <w:t>Remove outside quotation marks so that the text reads: “Done.”</w:t>
      </w:r>
    </w:p>
  </w:comment>
  <w:comment w:id="37" w:author="Daniel" w:date="2011-07-30T17:14:00Z" w:initials="D">
    <w:p w14:paraId="242828D5" w14:textId="2F0CA699" w:rsidR="00A11290" w:rsidRDefault="00A11290">
      <w:pPr>
        <w:pStyle w:val="CommentText"/>
      </w:pPr>
      <w:r>
        <w:rPr>
          <w:rStyle w:val="CommentReference"/>
        </w:rPr>
        <w:annotationRef/>
      </w:r>
      <w:r>
        <w:t>Insert the word “of.”</w:t>
      </w:r>
    </w:p>
  </w:comment>
  <w:comment w:id="42" w:author="Daniel" w:date="2011-07-30T17:14:00Z" w:initials="D">
    <w:p w14:paraId="6F2D7F32" w14:textId="47AABC0A" w:rsidR="00A11290" w:rsidRDefault="00A11290">
      <w:pPr>
        <w:pStyle w:val="CommentText"/>
      </w:pPr>
      <w:r>
        <w:rPr>
          <w:rStyle w:val="CommentReference"/>
        </w:rPr>
        <w:annotationRef/>
      </w:r>
      <w:r>
        <w:t>Insert comma after the word “Developer.”</w:t>
      </w:r>
    </w:p>
  </w:comment>
  <w:comment w:id="45" w:author="Daniel" w:date="2011-07-30T17:14:00Z" w:initials="D">
    <w:p w14:paraId="7BFC9A01" w14:textId="5EE6F6A7" w:rsidR="00A11290" w:rsidRDefault="00A11290">
      <w:pPr>
        <w:pStyle w:val="CommentText"/>
      </w:pPr>
      <w:r>
        <w:rPr>
          <w:rStyle w:val="CommentReference"/>
        </w:rPr>
        <w:annotationRef/>
      </w:r>
      <w:r>
        <w:t>Change the letter “R” on “Remove” to lowercase “remove.”</w:t>
      </w:r>
    </w:p>
  </w:comment>
  <w:comment w:id="48" w:author="Daniel" w:date="2011-07-30T17:14:00Z" w:initials="D">
    <w:p w14:paraId="5D91428D" w14:textId="01BD6FAD" w:rsidR="00A11290" w:rsidRDefault="00A11290">
      <w:pPr>
        <w:pStyle w:val="CommentText"/>
      </w:pPr>
      <w:r>
        <w:rPr>
          <w:rStyle w:val="CommentReference"/>
        </w:rPr>
        <w:annotationRef/>
      </w:r>
      <w:r>
        <w:t>Insert semicolon after the word “person.”</w:t>
      </w:r>
    </w:p>
  </w:comment>
  <w:comment w:id="52" w:author="Daniel" w:date="2011-07-30T17:14:00Z" w:initials="D">
    <w:p w14:paraId="4A18DD9D" w14:textId="11955691" w:rsidR="00A11290" w:rsidRDefault="00A11290">
      <w:pPr>
        <w:pStyle w:val="CommentText"/>
      </w:pPr>
      <w:r>
        <w:rPr>
          <w:rStyle w:val="CommentReference"/>
        </w:rPr>
        <w:annotationRef/>
      </w:r>
      <w:r>
        <w:t xml:space="preserve">Remove the letter “s” from “Individuals” to make singular. </w:t>
      </w:r>
    </w:p>
  </w:comment>
  <w:comment w:id="54" w:author="Daniel" w:date="2011-07-30T17:14:00Z" w:initials="D">
    <w:p w14:paraId="3CC47A42" w14:textId="2C8973F9" w:rsidR="00A11290" w:rsidRDefault="00A11290">
      <w:pPr>
        <w:pStyle w:val="CommentText"/>
      </w:pPr>
      <w:r>
        <w:rPr>
          <w:rStyle w:val="CommentReference"/>
        </w:rPr>
        <w:annotationRef/>
      </w:r>
      <w:r>
        <w:t xml:space="preserve">Insert the letter “s” on the word ‘decrease” to make plural.  </w:t>
      </w:r>
    </w:p>
  </w:comment>
  <w:comment w:id="59" w:author="Daniel" w:date="2011-07-30T17:14:00Z" w:initials="D">
    <w:p w14:paraId="17D595B7" w14:textId="7B368988" w:rsidR="00A11290" w:rsidRDefault="00A11290">
      <w:pPr>
        <w:pStyle w:val="CommentText"/>
      </w:pPr>
      <w:r>
        <w:rPr>
          <w:rStyle w:val="CommentReference"/>
        </w:rPr>
        <w:annotationRef/>
      </w:r>
      <w:r>
        <w:t>Insert hyphen between the words “high and “value.”</w:t>
      </w:r>
    </w:p>
  </w:comment>
  <w:comment w:id="71" w:author="Daniel" w:date="2011-07-30T17:14:00Z" w:initials="D">
    <w:p w14:paraId="7E5D8186" w14:textId="6E246F2D" w:rsidR="00A11290" w:rsidRDefault="00A11290">
      <w:pPr>
        <w:pStyle w:val="CommentText"/>
      </w:pPr>
      <w:r>
        <w:rPr>
          <w:rStyle w:val="CommentReference"/>
        </w:rPr>
        <w:annotationRef/>
      </w:r>
      <w:r>
        <w:t xml:space="preserve">Remove this sentence. </w:t>
      </w:r>
    </w:p>
  </w:comment>
  <w:comment w:id="73" w:author="Daniel" w:date="2011-07-30T17:20:00Z" w:initials="D">
    <w:p w14:paraId="74DA0AD4" w14:textId="65AC8643" w:rsidR="00A11290" w:rsidRDefault="00A11290">
      <w:pPr>
        <w:pStyle w:val="CommentText"/>
      </w:pPr>
      <w:r>
        <w:rPr>
          <w:rStyle w:val="CommentReference"/>
        </w:rPr>
        <w:annotationRef/>
      </w:r>
      <w:r>
        <w:t xml:space="preserve">Insert this sentence here: “Sprints enable predictability by ensuring inspection and adaptation of progress toward a goal at least every calendar month.” </w:t>
      </w:r>
      <w:r>
        <w:rPr>
          <w:rStyle w:val="CommentReference"/>
        </w:rPr>
        <w:annotationRef/>
      </w:r>
      <w:r>
        <w:t xml:space="preserve"> </w:t>
      </w:r>
    </w:p>
  </w:comment>
  <w:comment w:id="74" w:author="Daniel" w:date="2011-07-30T17:14:00Z" w:initials="D">
    <w:p w14:paraId="157902F0" w14:textId="00787D9E" w:rsidR="00A11290" w:rsidRDefault="00A11290">
      <w:pPr>
        <w:pStyle w:val="CommentText"/>
      </w:pPr>
      <w:r>
        <w:rPr>
          <w:rStyle w:val="CommentReference"/>
        </w:rPr>
        <w:annotationRef/>
      </w:r>
      <w:r>
        <w:t xml:space="preserve"> Add hyphen.</w:t>
      </w:r>
    </w:p>
  </w:comment>
  <w:comment w:id="76" w:author="Daniel" w:date="2011-07-30T17:14:00Z" w:initials="D">
    <w:p w14:paraId="722142BF" w14:textId="3D05B66E" w:rsidR="00A11290" w:rsidRDefault="00A11290">
      <w:pPr>
        <w:pStyle w:val="CommentText"/>
      </w:pPr>
      <w:r>
        <w:rPr>
          <w:rStyle w:val="CommentReference"/>
        </w:rPr>
        <w:annotationRef/>
      </w:r>
      <w:r>
        <w:t xml:space="preserve">Remove “it rarely makes sense to do so.” </w:t>
      </w:r>
    </w:p>
  </w:comment>
  <w:comment w:id="78" w:author="Daniel" w:date="2011-07-30T17:14:00Z" w:initials="D">
    <w:p w14:paraId="260C0513" w14:textId="60EF0419" w:rsidR="00A11290" w:rsidRDefault="00A11290">
      <w:pPr>
        <w:pStyle w:val="CommentText"/>
      </w:pPr>
      <w:r>
        <w:rPr>
          <w:rStyle w:val="CommentReference"/>
        </w:rPr>
        <w:annotationRef/>
      </w:r>
      <w:r>
        <w:t>Insert the words, “cancellation rarely makes sense.”</w:t>
      </w:r>
    </w:p>
  </w:comment>
  <w:comment w:id="80" w:author="Daniel" w:date="2011-07-30T17:14:00Z" w:initials="D">
    <w:p w14:paraId="45D6E7F3" w14:textId="5E36ACC7" w:rsidR="00A11290" w:rsidRDefault="00A11290">
      <w:pPr>
        <w:pStyle w:val="CommentText"/>
      </w:pPr>
      <w:r>
        <w:rPr>
          <w:rStyle w:val="CommentReference"/>
        </w:rPr>
        <w:annotationRef/>
      </w:r>
      <w:r>
        <w:t>Insert the word “and.”</w:t>
      </w:r>
    </w:p>
  </w:comment>
  <w:comment w:id="83" w:author="Daniel" w:date="2011-07-30T17:14:00Z" w:initials="D">
    <w:p w14:paraId="1CE6627C" w14:textId="05B0FC52" w:rsidR="00A11290" w:rsidRDefault="00A11290">
      <w:pPr>
        <w:pStyle w:val="CommentText"/>
      </w:pPr>
      <w:r>
        <w:rPr>
          <w:rStyle w:val="CommentReference"/>
        </w:rPr>
        <w:annotationRef/>
      </w:r>
      <w:r>
        <w:t>Change “the top priority” to “ordered.”</w:t>
      </w:r>
    </w:p>
  </w:comment>
  <w:comment w:id="87" w:author="Daniel" w:date="2011-07-30T17:14:00Z" w:initials="D">
    <w:p w14:paraId="65F95B1A" w14:textId="4D2804B4" w:rsidR="00A11290" w:rsidRDefault="00A11290">
      <w:pPr>
        <w:pStyle w:val="CommentText"/>
      </w:pPr>
      <w:r>
        <w:rPr>
          <w:rStyle w:val="CommentReference"/>
        </w:rPr>
        <w:annotationRef/>
      </w:r>
      <w:r>
        <w:t>Insert period, after the word “Backlog.”</w:t>
      </w:r>
    </w:p>
  </w:comment>
  <w:comment w:id="101" w:author="Daniel" w:date="2011-07-30T17:14:00Z" w:initials="D">
    <w:p w14:paraId="064B87C5" w14:textId="4BE3817C" w:rsidR="00A11290" w:rsidRDefault="00A11290">
      <w:pPr>
        <w:pStyle w:val="CommentText"/>
      </w:pPr>
      <w:r>
        <w:rPr>
          <w:rStyle w:val="CommentReference"/>
        </w:rPr>
        <w:annotationRef/>
      </w:r>
      <w:r>
        <w:t xml:space="preserve">Change to “adapting,” since this may include eliminating elements from it. </w:t>
      </w:r>
    </w:p>
  </w:comment>
  <w:comment w:id="104" w:author="Daniel" w:date="2011-07-30T17:14:00Z" w:initials="D">
    <w:p w14:paraId="3E1AB441" w14:textId="764EB179" w:rsidR="00A11290" w:rsidRDefault="00A11290">
      <w:pPr>
        <w:pStyle w:val="CommentText"/>
      </w:pPr>
      <w:r>
        <w:rPr>
          <w:rStyle w:val="CommentReference"/>
        </w:rPr>
        <w:annotationRef/>
      </w:r>
      <w:r>
        <w:t>Remove the word “Review,” and insert the word “Retrospective.”</w:t>
      </w:r>
    </w:p>
  </w:comment>
  <w:comment w:id="112" w:author="Daniel" w:date="2011-07-30T17:14:00Z" w:initials="D">
    <w:p w14:paraId="6B9A9805" w14:textId="36532EB6" w:rsidR="00A11290" w:rsidRDefault="00A11290">
      <w:pPr>
        <w:pStyle w:val="CommentText"/>
      </w:pPr>
      <w:r>
        <w:rPr>
          <w:rStyle w:val="CommentReference"/>
        </w:rPr>
        <w:annotationRef/>
      </w:r>
      <w:r>
        <w:t>Remove the word “bug.”</w:t>
      </w:r>
    </w:p>
  </w:comment>
  <w:comment w:id="114" w:author="Daniel" w:date="2011-07-30T17:14:00Z" w:initials="D">
    <w:p w14:paraId="79B6C318" w14:textId="605DFEFC" w:rsidR="00A11290" w:rsidRDefault="00A11290">
      <w:pPr>
        <w:pStyle w:val="CommentText"/>
      </w:pPr>
      <w:r>
        <w:rPr>
          <w:rStyle w:val="CommentReference"/>
        </w:rPr>
        <w:annotationRef/>
      </w:r>
      <w:r>
        <w:t>Change priority to “order."</w:t>
      </w:r>
    </w:p>
  </w:comment>
  <w:comment w:id="121" w:author="Daniel" w:date="2011-07-30T17:14:00Z" w:initials="D">
    <w:p w14:paraId="74986B88" w14:textId="77B71AAF" w:rsidR="00A11290" w:rsidRDefault="00A11290">
      <w:pPr>
        <w:pStyle w:val="CommentText"/>
      </w:pPr>
      <w:r>
        <w:rPr>
          <w:rStyle w:val="CommentReference"/>
        </w:rPr>
        <w:annotationRef/>
      </w:r>
      <w:r>
        <w:t>Add a hyphen between the words, “real” and “time.”</w:t>
      </w:r>
    </w:p>
  </w:comment>
  <w:comment w:id="126" w:author="Daniel" w:date="2011-07-30T17:14:00Z" w:initials="D">
    <w:p w14:paraId="708EEF61" w14:textId="6F674A03" w:rsidR="00A11290" w:rsidRDefault="00A11290">
      <w:pPr>
        <w:pStyle w:val="CommentText"/>
      </w:pPr>
      <w:r>
        <w:rPr>
          <w:rStyle w:val="CommentReference"/>
        </w:rPr>
        <w:annotationRef/>
      </w:r>
      <w:r>
        <w:t>Remove outside quotation marks so that the text reads: “Done.”</w:t>
      </w:r>
    </w:p>
  </w:comment>
  <w:comment w:id="138" w:author="Daniel" w:date="2011-07-30T17:16:00Z" w:initials="D">
    <w:p w14:paraId="774994CA" w14:textId="4E16E62C" w:rsidR="00A11290" w:rsidRDefault="00A11290">
      <w:pPr>
        <w:pStyle w:val="CommentText"/>
      </w:pPr>
      <w:r>
        <w:rPr>
          <w:rStyle w:val="CommentReference"/>
        </w:rPr>
        <w:annotationRef/>
      </w:r>
      <w:r>
        <w:t>Remove this sentence.</w:t>
      </w:r>
    </w:p>
  </w:comment>
  <w:comment w:id="142" w:author="Daniel" w:date="2011-07-30T17:18:00Z" w:initials="D">
    <w:p w14:paraId="3ABE01F3" w14:textId="2247D6E9" w:rsidR="00A11290" w:rsidRDefault="00A11290">
      <w:pPr>
        <w:pStyle w:val="CommentText"/>
      </w:pPr>
      <w:r>
        <w:rPr>
          <w:rStyle w:val="CommentReference"/>
        </w:rPr>
        <w:annotationRef/>
      </w:r>
      <w:r>
        <w:t>Insert this sentence: “The Scrum Guide documents Scrum as developed and sustained for twenty + years by Jeff Sutherland and Ken Schwaber.</w:t>
      </w:r>
      <w:r>
        <w:rPr>
          <w:rStyle w:val="CommentReference"/>
        </w:rPr>
        <w:annotationRef/>
      </w:r>
      <w:r>
        <w:t>”</w:t>
      </w:r>
    </w:p>
  </w:comment>
  <w:comment w:id="143" w:author="Daniel" w:date="2011-07-30T17:14:00Z" w:initials="D">
    <w:p w14:paraId="32FDC15B" w14:textId="5EBFE5ED" w:rsidR="00A11290" w:rsidRDefault="00A11290">
      <w:pPr>
        <w:pStyle w:val="CommentText"/>
      </w:pPr>
      <w:r>
        <w:rPr>
          <w:rStyle w:val="CommentReference"/>
        </w:rPr>
        <w:annotationRef/>
      </w:r>
      <w:r>
        <w:t>Remove the word “that.”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8FBCF6" w14:textId="77777777" w:rsidR="00863D8D" w:rsidRDefault="00863D8D">
      <w:r>
        <w:separator/>
      </w:r>
    </w:p>
  </w:endnote>
  <w:endnote w:type="continuationSeparator" w:id="0">
    <w:p w14:paraId="00A50B97" w14:textId="77777777" w:rsidR="00863D8D" w:rsidRDefault="00863D8D">
      <w:r>
        <w:continuationSeparator/>
      </w:r>
    </w:p>
  </w:endnote>
  <w:endnote w:type="continuationNotice" w:id="1">
    <w:p w14:paraId="467A65C6" w14:textId="77777777" w:rsidR="00863D8D" w:rsidRDefault="00863D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406993E2-19BE-4C7F-9572-5ECF28492EB7}"/>
    <w:embedBold r:id="rId2" w:fontKey="{8CFD24F9-BA94-4FB2-B7D3-8D29FFFE83E7}"/>
    <w:embedItalic r:id="rId3" w:fontKey="{7A6DFD8C-E03B-4C39-AFDA-B30383C0DA3D}"/>
    <w:embedBoldItalic r:id="rId4" w:fontKey="{F88E46DD-24D9-49E9-8911-D00AFD6AC5A6}"/>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5" w:subsetted="1" w:fontKey="{16C4527D-C415-4CD6-8307-58FC5DC5E202}"/>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Verdana">
    <w:panose1 w:val="020B0604030504040204"/>
    <w:charset w:val="00"/>
    <w:family w:val="swiss"/>
    <w:pitch w:val="variable"/>
    <w:sig w:usb0="A10006FF" w:usb1="4000205B" w:usb2="00000010" w:usb3="00000000" w:csb0="0000019F" w:csb1="00000000"/>
  </w:font>
  <w:font w:name="Sheffield">
    <w:altName w:val="Arial"/>
    <w:charset w:val="00"/>
    <w:family w:val="swiss"/>
    <w:pitch w:val="variable"/>
    <w:sig w:usb0="00000003" w:usb1="00000000" w:usb2="00000000" w:usb3="00000000" w:csb0="00000001" w:csb1="00000000"/>
  </w:font>
  <w:font w:name="Segoe">
    <w:altName w:val="Courier New"/>
    <w:panose1 w:val="00000000000000000000"/>
    <w:charset w:val="00"/>
    <w:family w:val="swiss"/>
    <w:notTrueType/>
    <w:pitch w:val="variable"/>
    <w:sig w:usb0="00000083" w:usb1="00000000" w:usb2="00000000" w:usb3="00000000" w:csb0="00000009" w:csb1="00000000"/>
  </w:font>
  <w:font w:name="Menlo Regular">
    <w:altName w:val="Copperplate 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F970C" w14:textId="77777777" w:rsidR="00A11290" w:rsidRDefault="00A11290">
    <w:pPr>
      <w:pStyle w:val="Footer"/>
      <w:jc w:val="right"/>
    </w:pPr>
    <w:r>
      <w:rPr>
        <w:noProof/>
      </w:rPr>
      <w:drawing>
        <wp:anchor distT="0" distB="0" distL="114300" distR="114300" simplePos="0" relativeHeight="251657216" behindDoc="0" locked="0" layoutInCell="1" allowOverlap="1" wp14:anchorId="66669981" wp14:editId="091BD22B">
          <wp:simplePos x="0" y="0"/>
          <wp:positionH relativeFrom="page">
            <wp:posOffset>5897880</wp:posOffset>
          </wp:positionH>
          <wp:positionV relativeFrom="page">
            <wp:posOffset>9086215</wp:posOffset>
          </wp:positionV>
          <wp:extent cx="276225" cy="276225"/>
          <wp:effectExtent l="19050" t="0" r="9525" b="0"/>
          <wp:wrapSquare wrapText="bothSides"/>
          <wp:docPr id="3" name="Picture 3" descr="Scrum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Loops"/>
                  <pic:cNvPicPr>
                    <a:picLocks noChangeAspect="1" noChangeArrowheads="1"/>
                  </pic:cNvPicPr>
                </pic:nvPicPr>
                <pic:blipFill>
                  <a:blip r:embed="rId1"/>
                  <a:srcRect/>
                  <a:stretch>
                    <a:fillRect/>
                  </a:stretch>
                </pic:blipFill>
                <pic:spPr bwMode="auto">
                  <a:xfrm>
                    <a:off x="0" y="0"/>
                    <a:ext cx="276225" cy="276225"/>
                  </a:xfrm>
                  <a:prstGeom prst="rect">
                    <a:avLst/>
                  </a:prstGeom>
                  <a:noFill/>
                  <a:ln w="9525">
                    <a:noFill/>
                    <a:miter lim="800000"/>
                    <a:headEnd/>
                    <a:tailEnd/>
                  </a:ln>
                </pic:spPr>
              </pic:pic>
            </a:graphicData>
          </a:graphic>
        </wp:anchor>
      </w:drawing>
    </w: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1F426F5E" w14:textId="77777777" w:rsidR="00A11290" w:rsidRPr="002E3855" w:rsidRDefault="00A11290" w:rsidP="00CB4157">
    <w:pPr>
      <w:pStyle w:val="FreeForm"/>
      <w:rPr>
        <w:rFonts w:ascii="Times New Roman" w:eastAsia="Times New Roman" w:hAnsi="Times New Roman"/>
        <w:color w:val="aut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532F0" w14:textId="7EEE46AC" w:rsidR="00A11290" w:rsidRPr="001E4257" w:rsidRDefault="00A11290" w:rsidP="00CB4157">
    <w:pPr>
      <w:pStyle w:val="Footer"/>
      <w:tabs>
        <w:tab w:val="left" w:pos="7568"/>
      </w:tabs>
    </w:pPr>
    <w:r>
      <w:rPr>
        <w:noProof/>
      </w:rPr>
      <w:drawing>
        <wp:anchor distT="0" distB="0" distL="114300" distR="114300" simplePos="0" relativeHeight="251663360" behindDoc="0" locked="0" layoutInCell="1" allowOverlap="1" wp14:anchorId="6350EB8B" wp14:editId="07780946">
          <wp:simplePos x="0" y="0"/>
          <wp:positionH relativeFrom="margin">
            <wp:posOffset>5029200</wp:posOffset>
          </wp:positionH>
          <wp:positionV relativeFrom="margin">
            <wp:posOffset>8763000</wp:posOffset>
          </wp:positionV>
          <wp:extent cx="228600" cy="228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Circles.png"/>
                  <pic:cNvPicPr/>
                </pic:nvPicPr>
                <pic:blipFill>
                  <a:blip r:embed="rId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page">
            <wp14:pctHeight>0</wp14:pctHeight>
          </wp14:sizeRelV>
        </wp:anchor>
      </w:drawing>
    </w:r>
    <w:r w:rsidRPr="00172C9C">
      <w:rPr>
        <w:color w:val="595959"/>
      </w:rPr>
      <w:t xml:space="preserve">© </w:t>
    </w:r>
    <w:r>
      <w:rPr>
        <w:color w:val="595959"/>
      </w:rPr>
      <w:t>1991</w:t>
    </w:r>
    <w:r w:rsidRPr="00172C9C">
      <w:rPr>
        <w:color w:val="595959"/>
      </w:rPr>
      <w:t>-20</w:t>
    </w:r>
    <w:r>
      <w:rPr>
        <w:color w:val="595959"/>
      </w:rPr>
      <w:t>11</w:t>
    </w:r>
    <w:r w:rsidRPr="00172C9C">
      <w:rPr>
        <w:color w:val="595959"/>
      </w:rPr>
      <w:t xml:space="preserve"> Ken Schwaber and Jeff Sutherland, All Rights Reserved</w:t>
    </w:r>
    <w:r>
      <w:tab/>
    </w:r>
    <w:r>
      <w:tab/>
      <w:t xml:space="preserve">        Page | </w:t>
    </w:r>
    <w:r>
      <w:fldChar w:fldCharType="begin"/>
    </w:r>
    <w:r>
      <w:instrText xml:space="preserve"> PAGE   \* MERGEFORMAT </w:instrText>
    </w:r>
    <w:r>
      <w:fldChar w:fldCharType="separate"/>
    </w:r>
    <w:r w:rsidR="0040735C">
      <w:rPr>
        <w:noProof/>
      </w:rPr>
      <w:t>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F7178" w14:textId="77777777" w:rsidR="00A11290" w:rsidRDefault="00A11290" w:rsidP="007816C7">
    <w:pPr>
      <w:ind w:left="-1800"/>
    </w:pPr>
    <w:r w:rsidRPr="007816C7">
      <w:rPr>
        <w:noProof/>
      </w:rPr>
      <w:drawing>
        <wp:inline distT="0" distB="0" distL="0" distR="0" wp14:anchorId="7D38C396" wp14:editId="05B442B6">
          <wp:extent cx="7977742" cy="548640"/>
          <wp:effectExtent l="0" t="0" r="0" b="0"/>
          <wp:docPr id="2" name="Picture 2" descr="C:\projects\starr_SVN\scr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projects\starr_SVN\scrum\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1725" cy="553040"/>
                  </a:xfrm>
                  <a:prstGeom prst="rect">
                    <a:avLst/>
                  </a:prstGeom>
                  <a:noFill/>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80DA1" w14:textId="77777777" w:rsidR="00863D8D" w:rsidRDefault="00863D8D">
      <w:r>
        <w:separator/>
      </w:r>
    </w:p>
  </w:footnote>
  <w:footnote w:type="continuationSeparator" w:id="0">
    <w:p w14:paraId="0C2783C5" w14:textId="77777777" w:rsidR="00863D8D" w:rsidRDefault="00863D8D">
      <w:r>
        <w:continuationSeparator/>
      </w:r>
    </w:p>
  </w:footnote>
  <w:footnote w:type="continuationNotice" w:id="1">
    <w:p w14:paraId="32FC77A2" w14:textId="77777777" w:rsidR="00863D8D" w:rsidRDefault="00863D8D">
      <w:pPr>
        <w:spacing w:after="0" w:line="240" w:lineRule="auto"/>
      </w:pPr>
    </w:p>
  </w:footnote>
  <w:footnote w:id="2">
    <w:p w14:paraId="6F700546" w14:textId="6ED1E2E5" w:rsidR="00A11290" w:rsidRDefault="00A11290">
      <w:pPr>
        <w:pStyle w:val="FootnoteText"/>
      </w:pPr>
      <w:r>
        <w:rPr>
          <w:rStyle w:val="FootnoteReference"/>
        </w:rPr>
        <w:footnoteRef/>
      </w:r>
      <w:r>
        <w:t xml:space="preserve"> See “Definition of “Done”, p. 15.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31483" w14:textId="77777777" w:rsidR="00A11290" w:rsidRDefault="00A11290">
    <w:pPr>
      <w:pStyle w:val="Header"/>
    </w:pPr>
    <w:r>
      <w:rPr>
        <w:noProof/>
      </w:rPr>
      <w:drawing>
        <wp:anchor distT="0" distB="0" distL="114300" distR="114300" simplePos="0" relativeHeight="251662336" behindDoc="1" locked="0" layoutInCell="1" allowOverlap="1" wp14:anchorId="6E81253F" wp14:editId="6B7EDEDD">
          <wp:simplePos x="0" y="0"/>
          <wp:positionH relativeFrom="column">
            <wp:posOffset>-1174750</wp:posOffset>
          </wp:positionH>
          <wp:positionV relativeFrom="paragraph">
            <wp:posOffset>-1036</wp:posOffset>
          </wp:positionV>
          <wp:extent cx="7881516" cy="1237129"/>
          <wp:effectExtent l="0" t="0" r="5715" b="1270"/>
          <wp:wrapNone/>
          <wp:docPr id="6" name="Picture 6" descr="Guid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uideHeader"/>
                  <pic:cNvPicPr>
                    <a:picLocks noChangeAspect="1" noChangeArrowheads="1"/>
                  </pic:cNvPicPr>
                </pic:nvPicPr>
                <pic:blipFill>
                  <a:blip r:embed="rId1" cstate="print"/>
                  <a:srcRect/>
                  <a:stretch>
                    <a:fillRect/>
                  </a:stretch>
                </pic:blipFill>
                <pic:spPr bwMode="auto">
                  <a:xfrm>
                    <a:off x="0" y="0"/>
                    <a:ext cx="7881516" cy="1237129"/>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312BE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8BF37C4"/>
    <w:multiLevelType w:val="hybridMultilevel"/>
    <w:tmpl w:val="17BA9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533DA"/>
    <w:multiLevelType w:val="hybridMultilevel"/>
    <w:tmpl w:val="FD94D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25590A"/>
    <w:multiLevelType w:val="hybridMultilevel"/>
    <w:tmpl w:val="39E4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F0B01"/>
    <w:multiLevelType w:val="hybridMultilevel"/>
    <w:tmpl w:val="BFF4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406E3"/>
    <w:multiLevelType w:val="hybridMultilevel"/>
    <w:tmpl w:val="DBBC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B51C2F"/>
    <w:multiLevelType w:val="hybridMultilevel"/>
    <w:tmpl w:val="CF4E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AE0AC7"/>
    <w:multiLevelType w:val="hybridMultilevel"/>
    <w:tmpl w:val="44F4D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51165"/>
    <w:multiLevelType w:val="hybridMultilevel"/>
    <w:tmpl w:val="0EB21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B9C4B27"/>
    <w:multiLevelType w:val="hybridMultilevel"/>
    <w:tmpl w:val="51E6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00DA9"/>
    <w:multiLevelType w:val="hybridMultilevel"/>
    <w:tmpl w:val="6C5A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2F1A82"/>
    <w:multiLevelType w:val="hybridMultilevel"/>
    <w:tmpl w:val="39608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73200A"/>
    <w:multiLevelType w:val="hybridMultilevel"/>
    <w:tmpl w:val="C58A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846ACF"/>
    <w:multiLevelType w:val="hybridMultilevel"/>
    <w:tmpl w:val="BE42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D72652"/>
    <w:multiLevelType w:val="hybridMultilevel"/>
    <w:tmpl w:val="82C0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D93777"/>
    <w:multiLevelType w:val="hybridMultilevel"/>
    <w:tmpl w:val="9D8ED76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F25B55"/>
    <w:multiLevelType w:val="hybridMultilevel"/>
    <w:tmpl w:val="3F5AE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46130B2"/>
    <w:multiLevelType w:val="hybridMultilevel"/>
    <w:tmpl w:val="B234E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ACE32B0"/>
    <w:multiLevelType w:val="hybridMultilevel"/>
    <w:tmpl w:val="A0149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60002D"/>
    <w:multiLevelType w:val="hybridMultilevel"/>
    <w:tmpl w:val="B44C5076"/>
    <w:lvl w:ilvl="0" w:tplc="98020B08">
      <w:start w:val="1"/>
      <w:numFmt w:val="decimal"/>
      <w:lvlText w:val="%1."/>
      <w:lvlJc w:val="left"/>
      <w:pPr>
        <w:ind w:left="720" w:hanging="360"/>
      </w:pPr>
      <w:rPr>
        <w:rFonts w:hint="default"/>
        <w:color w:val="17365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0E09F3"/>
    <w:multiLevelType w:val="hybridMultilevel"/>
    <w:tmpl w:val="BED4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776D73"/>
    <w:multiLevelType w:val="hybridMultilevel"/>
    <w:tmpl w:val="2B4A33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9D5695"/>
    <w:multiLevelType w:val="hybridMultilevel"/>
    <w:tmpl w:val="C8BE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071CA0"/>
    <w:multiLevelType w:val="hybridMultilevel"/>
    <w:tmpl w:val="B516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0237D4"/>
    <w:multiLevelType w:val="hybridMultilevel"/>
    <w:tmpl w:val="20863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8"/>
  </w:num>
  <w:num w:numId="4">
    <w:abstractNumId w:val="7"/>
  </w:num>
  <w:num w:numId="5">
    <w:abstractNumId w:val="21"/>
  </w:num>
  <w:num w:numId="6">
    <w:abstractNumId w:val="2"/>
  </w:num>
  <w:num w:numId="7">
    <w:abstractNumId w:val="5"/>
  </w:num>
  <w:num w:numId="8">
    <w:abstractNumId w:val="6"/>
  </w:num>
  <w:num w:numId="9">
    <w:abstractNumId w:val="15"/>
  </w:num>
  <w:num w:numId="10">
    <w:abstractNumId w:val="22"/>
  </w:num>
  <w:num w:numId="11">
    <w:abstractNumId w:val="20"/>
  </w:num>
  <w:num w:numId="12">
    <w:abstractNumId w:val="23"/>
  </w:num>
  <w:num w:numId="13">
    <w:abstractNumId w:val="14"/>
  </w:num>
  <w:num w:numId="14">
    <w:abstractNumId w:val="9"/>
  </w:num>
  <w:num w:numId="15">
    <w:abstractNumId w:val="11"/>
  </w:num>
  <w:num w:numId="16">
    <w:abstractNumId w:val="13"/>
  </w:num>
  <w:num w:numId="17">
    <w:abstractNumId w:val="0"/>
  </w:num>
  <w:num w:numId="18">
    <w:abstractNumId w:val="16"/>
  </w:num>
  <w:num w:numId="19">
    <w:abstractNumId w:val="12"/>
  </w:num>
  <w:num w:numId="20">
    <w:abstractNumId w:val="24"/>
  </w:num>
  <w:num w:numId="21">
    <w:abstractNumId w:val="10"/>
  </w:num>
  <w:num w:numId="22">
    <w:abstractNumId w:val="17"/>
  </w:num>
  <w:num w:numId="23">
    <w:abstractNumId w:val="4"/>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saveSubsetFonts/>
  <w:bordersDoNotSurroundHeader/>
  <w:bordersDoNotSurroundFooter/>
  <w:proofState w:spelling="clean" w:grammar="clean"/>
  <w:defaultTabStop w:val="720"/>
  <w:defaultTableStyle w:val="Normal"/>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style="mso-position-horizontal-relative:margin;mso-position-vertical-relative:margin;mso-width-relative:margin;v-text-anchor:middle" o:allowincell="f" fill="f" fillcolor="black" strokecolor="#d8d8d8">
      <v:fill color="black" on="f"/>
      <v:stroke color="#d8d8d8" weight="1.5pt"/>
      <v:shadow color="#f79646" opacity=".5" offset="-15pt,0" offset2="-18pt,12pt"/>
      <v:textbox style="mso-fit-shape-to-text:t" inset="21.6pt,21.6pt,21.6pt,21.6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FD0"/>
    <w:rsid w:val="00000BD7"/>
    <w:rsid w:val="00000F49"/>
    <w:rsid w:val="000012E1"/>
    <w:rsid w:val="000035F7"/>
    <w:rsid w:val="000050C7"/>
    <w:rsid w:val="000172DE"/>
    <w:rsid w:val="000178D8"/>
    <w:rsid w:val="00020597"/>
    <w:rsid w:val="00021B28"/>
    <w:rsid w:val="00024B01"/>
    <w:rsid w:val="00026C47"/>
    <w:rsid w:val="00031959"/>
    <w:rsid w:val="00033566"/>
    <w:rsid w:val="00037CA2"/>
    <w:rsid w:val="00045CFC"/>
    <w:rsid w:val="00047759"/>
    <w:rsid w:val="00050DC5"/>
    <w:rsid w:val="00052F46"/>
    <w:rsid w:val="00057195"/>
    <w:rsid w:val="000579E6"/>
    <w:rsid w:val="00057D98"/>
    <w:rsid w:val="00057F3E"/>
    <w:rsid w:val="0006138B"/>
    <w:rsid w:val="00071533"/>
    <w:rsid w:val="00071D26"/>
    <w:rsid w:val="000741AA"/>
    <w:rsid w:val="0007471B"/>
    <w:rsid w:val="00074AE0"/>
    <w:rsid w:val="00076198"/>
    <w:rsid w:val="0008078A"/>
    <w:rsid w:val="00080DF5"/>
    <w:rsid w:val="00084C9B"/>
    <w:rsid w:val="00084FD0"/>
    <w:rsid w:val="00085121"/>
    <w:rsid w:val="000854AF"/>
    <w:rsid w:val="0008702E"/>
    <w:rsid w:val="000872C8"/>
    <w:rsid w:val="00091A7A"/>
    <w:rsid w:val="000920BD"/>
    <w:rsid w:val="00093071"/>
    <w:rsid w:val="00094412"/>
    <w:rsid w:val="0009474A"/>
    <w:rsid w:val="000A470A"/>
    <w:rsid w:val="000A68AE"/>
    <w:rsid w:val="000B0489"/>
    <w:rsid w:val="000B1DA1"/>
    <w:rsid w:val="000B37E7"/>
    <w:rsid w:val="000B43BB"/>
    <w:rsid w:val="000B4A1B"/>
    <w:rsid w:val="000B54E8"/>
    <w:rsid w:val="000C488C"/>
    <w:rsid w:val="000D7C58"/>
    <w:rsid w:val="000E2D01"/>
    <w:rsid w:val="000E31BB"/>
    <w:rsid w:val="000E4D38"/>
    <w:rsid w:val="000E601C"/>
    <w:rsid w:val="000E71F4"/>
    <w:rsid w:val="000E72D1"/>
    <w:rsid w:val="000F0A94"/>
    <w:rsid w:val="000F2470"/>
    <w:rsid w:val="000F26D3"/>
    <w:rsid w:val="000F3884"/>
    <w:rsid w:val="000F61D5"/>
    <w:rsid w:val="000F704F"/>
    <w:rsid w:val="0010514A"/>
    <w:rsid w:val="00110493"/>
    <w:rsid w:val="00113F7D"/>
    <w:rsid w:val="00114185"/>
    <w:rsid w:val="001144E5"/>
    <w:rsid w:val="00114A34"/>
    <w:rsid w:val="00115154"/>
    <w:rsid w:val="00116FB0"/>
    <w:rsid w:val="00122F6C"/>
    <w:rsid w:val="00123654"/>
    <w:rsid w:val="001253A6"/>
    <w:rsid w:val="00125D70"/>
    <w:rsid w:val="0013459B"/>
    <w:rsid w:val="0013476A"/>
    <w:rsid w:val="0014078E"/>
    <w:rsid w:val="00141DC0"/>
    <w:rsid w:val="00142BC2"/>
    <w:rsid w:val="00143187"/>
    <w:rsid w:val="001451CD"/>
    <w:rsid w:val="00146B82"/>
    <w:rsid w:val="00155697"/>
    <w:rsid w:val="0016461B"/>
    <w:rsid w:val="00164B83"/>
    <w:rsid w:val="0016612B"/>
    <w:rsid w:val="00166DB3"/>
    <w:rsid w:val="001705DB"/>
    <w:rsid w:val="00171F31"/>
    <w:rsid w:val="00172C9C"/>
    <w:rsid w:val="00173C8B"/>
    <w:rsid w:val="00176D95"/>
    <w:rsid w:val="00177911"/>
    <w:rsid w:val="0018284C"/>
    <w:rsid w:val="001859C1"/>
    <w:rsid w:val="001876F6"/>
    <w:rsid w:val="00190A75"/>
    <w:rsid w:val="00192C76"/>
    <w:rsid w:val="001A11ED"/>
    <w:rsid w:val="001A27FC"/>
    <w:rsid w:val="001A32B7"/>
    <w:rsid w:val="001A52F5"/>
    <w:rsid w:val="001A5A72"/>
    <w:rsid w:val="001B0706"/>
    <w:rsid w:val="001B5DC6"/>
    <w:rsid w:val="001B6B2A"/>
    <w:rsid w:val="001B6D18"/>
    <w:rsid w:val="001B71E0"/>
    <w:rsid w:val="001C0313"/>
    <w:rsid w:val="001C200F"/>
    <w:rsid w:val="001C3027"/>
    <w:rsid w:val="001C6BB0"/>
    <w:rsid w:val="001C7907"/>
    <w:rsid w:val="001D13BE"/>
    <w:rsid w:val="001D6F25"/>
    <w:rsid w:val="001E3ACB"/>
    <w:rsid w:val="001E767B"/>
    <w:rsid w:val="001F1336"/>
    <w:rsid w:val="0020331A"/>
    <w:rsid w:val="00204F4D"/>
    <w:rsid w:val="0020598E"/>
    <w:rsid w:val="00206F57"/>
    <w:rsid w:val="00207BAA"/>
    <w:rsid w:val="00211821"/>
    <w:rsid w:val="0021213C"/>
    <w:rsid w:val="00215D95"/>
    <w:rsid w:val="00216167"/>
    <w:rsid w:val="002174EA"/>
    <w:rsid w:val="00217E32"/>
    <w:rsid w:val="00222DB3"/>
    <w:rsid w:val="0022469C"/>
    <w:rsid w:val="0022666C"/>
    <w:rsid w:val="00232FF3"/>
    <w:rsid w:val="00234B4D"/>
    <w:rsid w:val="00236D7D"/>
    <w:rsid w:val="00241D38"/>
    <w:rsid w:val="0024378F"/>
    <w:rsid w:val="00244C51"/>
    <w:rsid w:val="002461B7"/>
    <w:rsid w:val="00246402"/>
    <w:rsid w:val="0025007C"/>
    <w:rsid w:val="002510BA"/>
    <w:rsid w:val="00252954"/>
    <w:rsid w:val="002602AB"/>
    <w:rsid w:val="002636C2"/>
    <w:rsid w:val="00264401"/>
    <w:rsid w:val="00266BF0"/>
    <w:rsid w:val="00271C48"/>
    <w:rsid w:val="002722F9"/>
    <w:rsid w:val="00275883"/>
    <w:rsid w:val="002766DB"/>
    <w:rsid w:val="00277A72"/>
    <w:rsid w:val="00283AE9"/>
    <w:rsid w:val="0028530A"/>
    <w:rsid w:val="0028592B"/>
    <w:rsid w:val="00286F74"/>
    <w:rsid w:val="002901E5"/>
    <w:rsid w:val="00291527"/>
    <w:rsid w:val="00291FCA"/>
    <w:rsid w:val="00293DF4"/>
    <w:rsid w:val="00293FDD"/>
    <w:rsid w:val="0029466B"/>
    <w:rsid w:val="00295874"/>
    <w:rsid w:val="0029635A"/>
    <w:rsid w:val="002A0264"/>
    <w:rsid w:val="002A07EF"/>
    <w:rsid w:val="002A46F6"/>
    <w:rsid w:val="002A4754"/>
    <w:rsid w:val="002B110D"/>
    <w:rsid w:val="002B24EC"/>
    <w:rsid w:val="002B5ACF"/>
    <w:rsid w:val="002C02F8"/>
    <w:rsid w:val="002C062E"/>
    <w:rsid w:val="002C3CCA"/>
    <w:rsid w:val="002C6A71"/>
    <w:rsid w:val="002C6CA6"/>
    <w:rsid w:val="002D0736"/>
    <w:rsid w:val="002D0938"/>
    <w:rsid w:val="002D1FE9"/>
    <w:rsid w:val="002D465E"/>
    <w:rsid w:val="002E0753"/>
    <w:rsid w:val="002E0810"/>
    <w:rsid w:val="002E1E36"/>
    <w:rsid w:val="002E25A9"/>
    <w:rsid w:val="002E30AC"/>
    <w:rsid w:val="002F3DB9"/>
    <w:rsid w:val="00301A45"/>
    <w:rsid w:val="00310BB2"/>
    <w:rsid w:val="003130AC"/>
    <w:rsid w:val="00316105"/>
    <w:rsid w:val="00316E9B"/>
    <w:rsid w:val="00323966"/>
    <w:rsid w:val="003240F3"/>
    <w:rsid w:val="00325685"/>
    <w:rsid w:val="00331805"/>
    <w:rsid w:val="00331F7F"/>
    <w:rsid w:val="0033334A"/>
    <w:rsid w:val="00333460"/>
    <w:rsid w:val="00333F7A"/>
    <w:rsid w:val="00334C64"/>
    <w:rsid w:val="003361AB"/>
    <w:rsid w:val="00340AB1"/>
    <w:rsid w:val="00345ECE"/>
    <w:rsid w:val="00347DC9"/>
    <w:rsid w:val="00350A00"/>
    <w:rsid w:val="003528E4"/>
    <w:rsid w:val="00353941"/>
    <w:rsid w:val="0035665F"/>
    <w:rsid w:val="0036379F"/>
    <w:rsid w:val="003650FE"/>
    <w:rsid w:val="0036616C"/>
    <w:rsid w:val="00366F9A"/>
    <w:rsid w:val="00367BCE"/>
    <w:rsid w:val="00367BFD"/>
    <w:rsid w:val="00370B0E"/>
    <w:rsid w:val="0037340E"/>
    <w:rsid w:val="00376822"/>
    <w:rsid w:val="00377175"/>
    <w:rsid w:val="003838F6"/>
    <w:rsid w:val="00383CBF"/>
    <w:rsid w:val="00384CDE"/>
    <w:rsid w:val="00387BC7"/>
    <w:rsid w:val="00392EB3"/>
    <w:rsid w:val="003A23B9"/>
    <w:rsid w:val="003A488B"/>
    <w:rsid w:val="003B00E0"/>
    <w:rsid w:val="003B1B5B"/>
    <w:rsid w:val="003C11DC"/>
    <w:rsid w:val="003C3A21"/>
    <w:rsid w:val="003C45B3"/>
    <w:rsid w:val="003C64A7"/>
    <w:rsid w:val="003D2D04"/>
    <w:rsid w:val="003D4EB9"/>
    <w:rsid w:val="003E3327"/>
    <w:rsid w:val="003F0F18"/>
    <w:rsid w:val="003F333F"/>
    <w:rsid w:val="003F5722"/>
    <w:rsid w:val="003F6D88"/>
    <w:rsid w:val="003F7F36"/>
    <w:rsid w:val="00402A02"/>
    <w:rsid w:val="00403721"/>
    <w:rsid w:val="00404F22"/>
    <w:rsid w:val="00405EC7"/>
    <w:rsid w:val="0040735C"/>
    <w:rsid w:val="004074E1"/>
    <w:rsid w:val="0041153E"/>
    <w:rsid w:val="0041200F"/>
    <w:rsid w:val="004178B8"/>
    <w:rsid w:val="00420A51"/>
    <w:rsid w:val="0042423D"/>
    <w:rsid w:val="00424D55"/>
    <w:rsid w:val="0042607F"/>
    <w:rsid w:val="004267C1"/>
    <w:rsid w:val="0043188E"/>
    <w:rsid w:val="004342D9"/>
    <w:rsid w:val="004343CD"/>
    <w:rsid w:val="004411E9"/>
    <w:rsid w:val="004475D4"/>
    <w:rsid w:val="00450EE1"/>
    <w:rsid w:val="00453BE5"/>
    <w:rsid w:val="0045730D"/>
    <w:rsid w:val="00462175"/>
    <w:rsid w:val="00466ACD"/>
    <w:rsid w:val="00473D10"/>
    <w:rsid w:val="00477E55"/>
    <w:rsid w:val="004814BB"/>
    <w:rsid w:val="00482F77"/>
    <w:rsid w:val="00483BBC"/>
    <w:rsid w:val="00486E02"/>
    <w:rsid w:val="0049075F"/>
    <w:rsid w:val="00490AD1"/>
    <w:rsid w:val="00490D07"/>
    <w:rsid w:val="00491062"/>
    <w:rsid w:val="004915AE"/>
    <w:rsid w:val="0049531C"/>
    <w:rsid w:val="004A2E25"/>
    <w:rsid w:val="004A6B5F"/>
    <w:rsid w:val="004B0683"/>
    <w:rsid w:val="004B0F3B"/>
    <w:rsid w:val="004B3849"/>
    <w:rsid w:val="004B6A7F"/>
    <w:rsid w:val="004C0225"/>
    <w:rsid w:val="004C333F"/>
    <w:rsid w:val="004C47D2"/>
    <w:rsid w:val="004C4815"/>
    <w:rsid w:val="004C4B4F"/>
    <w:rsid w:val="004C768A"/>
    <w:rsid w:val="004D0BD1"/>
    <w:rsid w:val="004D2267"/>
    <w:rsid w:val="004D2334"/>
    <w:rsid w:val="004D3798"/>
    <w:rsid w:val="004D73C5"/>
    <w:rsid w:val="004D7A77"/>
    <w:rsid w:val="004D7EDC"/>
    <w:rsid w:val="004E40C8"/>
    <w:rsid w:val="004E4F59"/>
    <w:rsid w:val="004E5408"/>
    <w:rsid w:val="004E7B02"/>
    <w:rsid w:val="004F2157"/>
    <w:rsid w:val="004F456E"/>
    <w:rsid w:val="004F5CFF"/>
    <w:rsid w:val="004F6249"/>
    <w:rsid w:val="004F62B3"/>
    <w:rsid w:val="004F64EB"/>
    <w:rsid w:val="005048D2"/>
    <w:rsid w:val="005048E5"/>
    <w:rsid w:val="00505674"/>
    <w:rsid w:val="0051023E"/>
    <w:rsid w:val="00511CD3"/>
    <w:rsid w:val="00512F85"/>
    <w:rsid w:val="00517BB2"/>
    <w:rsid w:val="0052583A"/>
    <w:rsid w:val="005258FF"/>
    <w:rsid w:val="00525AE0"/>
    <w:rsid w:val="00526990"/>
    <w:rsid w:val="00526C73"/>
    <w:rsid w:val="005340AA"/>
    <w:rsid w:val="0053580C"/>
    <w:rsid w:val="0054302F"/>
    <w:rsid w:val="00543801"/>
    <w:rsid w:val="00550CE7"/>
    <w:rsid w:val="00552B22"/>
    <w:rsid w:val="005537B0"/>
    <w:rsid w:val="00554F11"/>
    <w:rsid w:val="00555E51"/>
    <w:rsid w:val="0056481E"/>
    <w:rsid w:val="00564CED"/>
    <w:rsid w:val="00566EA0"/>
    <w:rsid w:val="00567AFD"/>
    <w:rsid w:val="0057523B"/>
    <w:rsid w:val="00577059"/>
    <w:rsid w:val="005773A1"/>
    <w:rsid w:val="0057743A"/>
    <w:rsid w:val="00583054"/>
    <w:rsid w:val="00585376"/>
    <w:rsid w:val="005913F0"/>
    <w:rsid w:val="00596534"/>
    <w:rsid w:val="005A1225"/>
    <w:rsid w:val="005A3E75"/>
    <w:rsid w:val="005B462D"/>
    <w:rsid w:val="005B4886"/>
    <w:rsid w:val="005B4A7B"/>
    <w:rsid w:val="005C125D"/>
    <w:rsid w:val="005C5638"/>
    <w:rsid w:val="005C715D"/>
    <w:rsid w:val="005D1C0A"/>
    <w:rsid w:val="005D49B6"/>
    <w:rsid w:val="005D50A0"/>
    <w:rsid w:val="005D7D32"/>
    <w:rsid w:val="005E0F9E"/>
    <w:rsid w:val="005E1B8F"/>
    <w:rsid w:val="005E1FB8"/>
    <w:rsid w:val="005F0358"/>
    <w:rsid w:val="005F44D3"/>
    <w:rsid w:val="0060074B"/>
    <w:rsid w:val="0060599A"/>
    <w:rsid w:val="00606F6D"/>
    <w:rsid w:val="00611B1F"/>
    <w:rsid w:val="00615029"/>
    <w:rsid w:val="00616060"/>
    <w:rsid w:val="006170FF"/>
    <w:rsid w:val="006171EE"/>
    <w:rsid w:val="00621C96"/>
    <w:rsid w:val="0062407C"/>
    <w:rsid w:val="006243F7"/>
    <w:rsid w:val="00631768"/>
    <w:rsid w:val="00637B33"/>
    <w:rsid w:val="00637C89"/>
    <w:rsid w:val="00641438"/>
    <w:rsid w:val="00644C2E"/>
    <w:rsid w:val="006477A8"/>
    <w:rsid w:val="006507F7"/>
    <w:rsid w:val="006514BF"/>
    <w:rsid w:val="006514C7"/>
    <w:rsid w:val="00652B6D"/>
    <w:rsid w:val="00656C1B"/>
    <w:rsid w:val="00664393"/>
    <w:rsid w:val="0066508C"/>
    <w:rsid w:val="006673BA"/>
    <w:rsid w:val="006712C3"/>
    <w:rsid w:val="0067415F"/>
    <w:rsid w:val="00674FA0"/>
    <w:rsid w:val="006757F5"/>
    <w:rsid w:val="00676331"/>
    <w:rsid w:val="00676B7A"/>
    <w:rsid w:val="006800E7"/>
    <w:rsid w:val="006809EA"/>
    <w:rsid w:val="00680CF4"/>
    <w:rsid w:val="0068114B"/>
    <w:rsid w:val="00681AB7"/>
    <w:rsid w:val="00685B1D"/>
    <w:rsid w:val="00686B13"/>
    <w:rsid w:val="006903C6"/>
    <w:rsid w:val="00692E23"/>
    <w:rsid w:val="006937CB"/>
    <w:rsid w:val="006958C3"/>
    <w:rsid w:val="006A0E8C"/>
    <w:rsid w:val="006A1CC9"/>
    <w:rsid w:val="006A3E23"/>
    <w:rsid w:val="006A6010"/>
    <w:rsid w:val="006A693E"/>
    <w:rsid w:val="006A6F68"/>
    <w:rsid w:val="006A7044"/>
    <w:rsid w:val="006B0577"/>
    <w:rsid w:val="006B16D1"/>
    <w:rsid w:val="006B22BA"/>
    <w:rsid w:val="006B3B60"/>
    <w:rsid w:val="006B4B88"/>
    <w:rsid w:val="006B76C4"/>
    <w:rsid w:val="006C061C"/>
    <w:rsid w:val="006C119F"/>
    <w:rsid w:val="006C24D3"/>
    <w:rsid w:val="006C418A"/>
    <w:rsid w:val="006C45D5"/>
    <w:rsid w:val="006C5006"/>
    <w:rsid w:val="006C51CC"/>
    <w:rsid w:val="006D1576"/>
    <w:rsid w:val="006D295E"/>
    <w:rsid w:val="006D2F82"/>
    <w:rsid w:val="006D4336"/>
    <w:rsid w:val="006D60BF"/>
    <w:rsid w:val="006E1FA3"/>
    <w:rsid w:val="006E36A2"/>
    <w:rsid w:val="006E769F"/>
    <w:rsid w:val="006F244A"/>
    <w:rsid w:val="006F2D4B"/>
    <w:rsid w:val="006F371F"/>
    <w:rsid w:val="006F524C"/>
    <w:rsid w:val="006F62E2"/>
    <w:rsid w:val="006F6D23"/>
    <w:rsid w:val="0070330A"/>
    <w:rsid w:val="00706277"/>
    <w:rsid w:val="00706BE1"/>
    <w:rsid w:val="007144F3"/>
    <w:rsid w:val="007148C1"/>
    <w:rsid w:val="00714F7C"/>
    <w:rsid w:val="007206F3"/>
    <w:rsid w:val="007251D4"/>
    <w:rsid w:val="00727F2E"/>
    <w:rsid w:val="00732C0C"/>
    <w:rsid w:val="00732F0B"/>
    <w:rsid w:val="00733858"/>
    <w:rsid w:val="00734539"/>
    <w:rsid w:val="007348BC"/>
    <w:rsid w:val="00735A96"/>
    <w:rsid w:val="0073729E"/>
    <w:rsid w:val="00740E65"/>
    <w:rsid w:val="007437D6"/>
    <w:rsid w:val="00747A7A"/>
    <w:rsid w:val="00750001"/>
    <w:rsid w:val="007501C2"/>
    <w:rsid w:val="007511A8"/>
    <w:rsid w:val="00752501"/>
    <w:rsid w:val="00752B73"/>
    <w:rsid w:val="00753CBA"/>
    <w:rsid w:val="007577EF"/>
    <w:rsid w:val="0076067A"/>
    <w:rsid w:val="007618F8"/>
    <w:rsid w:val="00762289"/>
    <w:rsid w:val="00764195"/>
    <w:rsid w:val="00764DB0"/>
    <w:rsid w:val="007738F3"/>
    <w:rsid w:val="007816C7"/>
    <w:rsid w:val="00783428"/>
    <w:rsid w:val="00786418"/>
    <w:rsid w:val="007913D0"/>
    <w:rsid w:val="00794CD4"/>
    <w:rsid w:val="007950F8"/>
    <w:rsid w:val="007961AE"/>
    <w:rsid w:val="007A38F6"/>
    <w:rsid w:val="007A47B4"/>
    <w:rsid w:val="007B188B"/>
    <w:rsid w:val="007B1FC0"/>
    <w:rsid w:val="007B2108"/>
    <w:rsid w:val="007B6609"/>
    <w:rsid w:val="007C3779"/>
    <w:rsid w:val="007C454F"/>
    <w:rsid w:val="007C5203"/>
    <w:rsid w:val="007C62D7"/>
    <w:rsid w:val="007C6A18"/>
    <w:rsid w:val="007D2978"/>
    <w:rsid w:val="007D2AE6"/>
    <w:rsid w:val="007D3C06"/>
    <w:rsid w:val="007D50F5"/>
    <w:rsid w:val="007E4922"/>
    <w:rsid w:val="007F1482"/>
    <w:rsid w:val="007F3ABD"/>
    <w:rsid w:val="007F47A5"/>
    <w:rsid w:val="007F5931"/>
    <w:rsid w:val="008007A5"/>
    <w:rsid w:val="00802784"/>
    <w:rsid w:val="00803FE8"/>
    <w:rsid w:val="00806621"/>
    <w:rsid w:val="008076A7"/>
    <w:rsid w:val="008116DC"/>
    <w:rsid w:val="00820893"/>
    <w:rsid w:val="00820AEC"/>
    <w:rsid w:val="008214B3"/>
    <w:rsid w:val="00822545"/>
    <w:rsid w:val="0082398C"/>
    <w:rsid w:val="00824C24"/>
    <w:rsid w:val="00825098"/>
    <w:rsid w:val="008265DC"/>
    <w:rsid w:val="00830532"/>
    <w:rsid w:val="00834646"/>
    <w:rsid w:val="00834C3C"/>
    <w:rsid w:val="008401A4"/>
    <w:rsid w:val="00845C4D"/>
    <w:rsid w:val="008479C0"/>
    <w:rsid w:val="00852AC7"/>
    <w:rsid w:val="00852BD1"/>
    <w:rsid w:val="00855908"/>
    <w:rsid w:val="00863D8D"/>
    <w:rsid w:val="00865AA8"/>
    <w:rsid w:val="00872D0C"/>
    <w:rsid w:val="008734DD"/>
    <w:rsid w:val="00873C2A"/>
    <w:rsid w:val="00875ACA"/>
    <w:rsid w:val="00877691"/>
    <w:rsid w:val="008810AB"/>
    <w:rsid w:val="00882186"/>
    <w:rsid w:val="008830CA"/>
    <w:rsid w:val="00886A96"/>
    <w:rsid w:val="00892DB5"/>
    <w:rsid w:val="00893B0A"/>
    <w:rsid w:val="00896C04"/>
    <w:rsid w:val="00896D28"/>
    <w:rsid w:val="00896F0A"/>
    <w:rsid w:val="00897007"/>
    <w:rsid w:val="00897B12"/>
    <w:rsid w:val="008A0D48"/>
    <w:rsid w:val="008A23AC"/>
    <w:rsid w:val="008A29BB"/>
    <w:rsid w:val="008A423A"/>
    <w:rsid w:val="008A4641"/>
    <w:rsid w:val="008A66ED"/>
    <w:rsid w:val="008A6756"/>
    <w:rsid w:val="008A6F5A"/>
    <w:rsid w:val="008B3612"/>
    <w:rsid w:val="008C47D9"/>
    <w:rsid w:val="008C6FB6"/>
    <w:rsid w:val="008C7600"/>
    <w:rsid w:val="008C78C5"/>
    <w:rsid w:val="008D2539"/>
    <w:rsid w:val="008D3450"/>
    <w:rsid w:val="008D48EA"/>
    <w:rsid w:val="008D5F5F"/>
    <w:rsid w:val="008D7A24"/>
    <w:rsid w:val="008E2370"/>
    <w:rsid w:val="008E5835"/>
    <w:rsid w:val="008E693B"/>
    <w:rsid w:val="008E7CAD"/>
    <w:rsid w:val="008F0945"/>
    <w:rsid w:val="008F373E"/>
    <w:rsid w:val="008F46FB"/>
    <w:rsid w:val="00902C76"/>
    <w:rsid w:val="009076FE"/>
    <w:rsid w:val="00915BA3"/>
    <w:rsid w:val="00922157"/>
    <w:rsid w:val="00923724"/>
    <w:rsid w:val="00923F67"/>
    <w:rsid w:val="009273BF"/>
    <w:rsid w:val="00940408"/>
    <w:rsid w:val="009419D2"/>
    <w:rsid w:val="009435BD"/>
    <w:rsid w:val="0094494B"/>
    <w:rsid w:val="00957E8F"/>
    <w:rsid w:val="00960EF2"/>
    <w:rsid w:val="00964FF1"/>
    <w:rsid w:val="009707B7"/>
    <w:rsid w:val="00973D7A"/>
    <w:rsid w:val="00975F00"/>
    <w:rsid w:val="00982636"/>
    <w:rsid w:val="009839E1"/>
    <w:rsid w:val="009852B3"/>
    <w:rsid w:val="00985CD8"/>
    <w:rsid w:val="00985FB4"/>
    <w:rsid w:val="00987009"/>
    <w:rsid w:val="00994503"/>
    <w:rsid w:val="0099681D"/>
    <w:rsid w:val="009A0A94"/>
    <w:rsid w:val="009A307E"/>
    <w:rsid w:val="009A7DB4"/>
    <w:rsid w:val="009B0AD7"/>
    <w:rsid w:val="009B1979"/>
    <w:rsid w:val="009B19B6"/>
    <w:rsid w:val="009C5154"/>
    <w:rsid w:val="009D0BAC"/>
    <w:rsid w:val="009D2FCE"/>
    <w:rsid w:val="009D395E"/>
    <w:rsid w:val="009D5399"/>
    <w:rsid w:val="009D6F44"/>
    <w:rsid w:val="009E2F72"/>
    <w:rsid w:val="009E4786"/>
    <w:rsid w:val="009E6F8F"/>
    <w:rsid w:val="009F18CB"/>
    <w:rsid w:val="009F4331"/>
    <w:rsid w:val="009F600E"/>
    <w:rsid w:val="00A050D2"/>
    <w:rsid w:val="00A10B27"/>
    <w:rsid w:val="00A11245"/>
    <w:rsid w:val="00A11290"/>
    <w:rsid w:val="00A129FA"/>
    <w:rsid w:val="00A20534"/>
    <w:rsid w:val="00A206C8"/>
    <w:rsid w:val="00A23447"/>
    <w:rsid w:val="00A23C0B"/>
    <w:rsid w:val="00A24A59"/>
    <w:rsid w:val="00A26282"/>
    <w:rsid w:val="00A300C5"/>
    <w:rsid w:val="00A3100D"/>
    <w:rsid w:val="00A3121D"/>
    <w:rsid w:val="00A31F0C"/>
    <w:rsid w:val="00A322E9"/>
    <w:rsid w:val="00A32332"/>
    <w:rsid w:val="00A33693"/>
    <w:rsid w:val="00A33DF0"/>
    <w:rsid w:val="00A4033F"/>
    <w:rsid w:val="00A40ADE"/>
    <w:rsid w:val="00A441C1"/>
    <w:rsid w:val="00A44393"/>
    <w:rsid w:val="00A460B1"/>
    <w:rsid w:val="00A54EC2"/>
    <w:rsid w:val="00A57984"/>
    <w:rsid w:val="00A6007D"/>
    <w:rsid w:val="00A6485B"/>
    <w:rsid w:val="00A651D8"/>
    <w:rsid w:val="00A667E4"/>
    <w:rsid w:val="00A702DA"/>
    <w:rsid w:val="00A74D60"/>
    <w:rsid w:val="00A7525D"/>
    <w:rsid w:val="00A75321"/>
    <w:rsid w:val="00A75985"/>
    <w:rsid w:val="00A76111"/>
    <w:rsid w:val="00A76BBC"/>
    <w:rsid w:val="00A811A4"/>
    <w:rsid w:val="00A814CF"/>
    <w:rsid w:val="00A816C9"/>
    <w:rsid w:val="00A83B7D"/>
    <w:rsid w:val="00A8441A"/>
    <w:rsid w:val="00A86C60"/>
    <w:rsid w:val="00A95897"/>
    <w:rsid w:val="00AA0EBC"/>
    <w:rsid w:val="00AA449B"/>
    <w:rsid w:val="00AA53E7"/>
    <w:rsid w:val="00AA71DB"/>
    <w:rsid w:val="00AB0181"/>
    <w:rsid w:val="00AB220D"/>
    <w:rsid w:val="00AB3DAC"/>
    <w:rsid w:val="00AB57D9"/>
    <w:rsid w:val="00AC226E"/>
    <w:rsid w:val="00AC2FEA"/>
    <w:rsid w:val="00AC5321"/>
    <w:rsid w:val="00AC5B21"/>
    <w:rsid w:val="00AD2616"/>
    <w:rsid w:val="00AD3930"/>
    <w:rsid w:val="00AD53A6"/>
    <w:rsid w:val="00AD55C3"/>
    <w:rsid w:val="00AD5E8C"/>
    <w:rsid w:val="00AD76C0"/>
    <w:rsid w:val="00AE1A7A"/>
    <w:rsid w:val="00AE3D9A"/>
    <w:rsid w:val="00AE7F40"/>
    <w:rsid w:val="00AF07DE"/>
    <w:rsid w:val="00AF0B3F"/>
    <w:rsid w:val="00AF292C"/>
    <w:rsid w:val="00AF29B8"/>
    <w:rsid w:val="00AF54C3"/>
    <w:rsid w:val="00B04DD3"/>
    <w:rsid w:val="00B059AC"/>
    <w:rsid w:val="00B076C7"/>
    <w:rsid w:val="00B11814"/>
    <w:rsid w:val="00B13D21"/>
    <w:rsid w:val="00B20F09"/>
    <w:rsid w:val="00B23800"/>
    <w:rsid w:val="00B2420A"/>
    <w:rsid w:val="00B2794E"/>
    <w:rsid w:val="00B30800"/>
    <w:rsid w:val="00B324CB"/>
    <w:rsid w:val="00B40CD7"/>
    <w:rsid w:val="00B41F3D"/>
    <w:rsid w:val="00B42FF5"/>
    <w:rsid w:val="00B45DB4"/>
    <w:rsid w:val="00B46CE5"/>
    <w:rsid w:val="00B50456"/>
    <w:rsid w:val="00B51418"/>
    <w:rsid w:val="00B53304"/>
    <w:rsid w:val="00B55114"/>
    <w:rsid w:val="00B5684C"/>
    <w:rsid w:val="00B62AA1"/>
    <w:rsid w:val="00B630E8"/>
    <w:rsid w:val="00B63D5E"/>
    <w:rsid w:val="00B648F7"/>
    <w:rsid w:val="00B66C8C"/>
    <w:rsid w:val="00B7430D"/>
    <w:rsid w:val="00B77494"/>
    <w:rsid w:val="00B8205B"/>
    <w:rsid w:val="00B824B3"/>
    <w:rsid w:val="00B83162"/>
    <w:rsid w:val="00B84580"/>
    <w:rsid w:val="00B90F98"/>
    <w:rsid w:val="00B9133F"/>
    <w:rsid w:val="00B975B8"/>
    <w:rsid w:val="00BA1899"/>
    <w:rsid w:val="00BA7DBA"/>
    <w:rsid w:val="00BB0B01"/>
    <w:rsid w:val="00BB7861"/>
    <w:rsid w:val="00BC02DD"/>
    <w:rsid w:val="00BC13F7"/>
    <w:rsid w:val="00BC1F2E"/>
    <w:rsid w:val="00BC2DBE"/>
    <w:rsid w:val="00BC76A4"/>
    <w:rsid w:val="00BC775B"/>
    <w:rsid w:val="00BD2734"/>
    <w:rsid w:val="00BD5079"/>
    <w:rsid w:val="00BD5152"/>
    <w:rsid w:val="00BE0053"/>
    <w:rsid w:val="00BE0230"/>
    <w:rsid w:val="00BE05EC"/>
    <w:rsid w:val="00BE3C17"/>
    <w:rsid w:val="00BE50EE"/>
    <w:rsid w:val="00BE51A1"/>
    <w:rsid w:val="00BE577F"/>
    <w:rsid w:val="00BE6E30"/>
    <w:rsid w:val="00BF259C"/>
    <w:rsid w:val="00BF51CE"/>
    <w:rsid w:val="00C02111"/>
    <w:rsid w:val="00C076AC"/>
    <w:rsid w:val="00C10B5B"/>
    <w:rsid w:val="00C10F86"/>
    <w:rsid w:val="00C114A9"/>
    <w:rsid w:val="00C153E7"/>
    <w:rsid w:val="00C15612"/>
    <w:rsid w:val="00C20518"/>
    <w:rsid w:val="00C2254C"/>
    <w:rsid w:val="00C226AE"/>
    <w:rsid w:val="00C24432"/>
    <w:rsid w:val="00C3202E"/>
    <w:rsid w:val="00C33247"/>
    <w:rsid w:val="00C33782"/>
    <w:rsid w:val="00C3436B"/>
    <w:rsid w:val="00C436E8"/>
    <w:rsid w:val="00C447CD"/>
    <w:rsid w:val="00C472E9"/>
    <w:rsid w:val="00C4746D"/>
    <w:rsid w:val="00C57FA5"/>
    <w:rsid w:val="00C64C3D"/>
    <w:rsid w:val="00C71633"/>
    <w:rsid w:val="00C753A2"/>
    <w:rsid w:val="00C80989"/>
    <w:rsid w:val="00C81A69"/>
    <w:rsid w:val="00C82075"/>
    <w:rsid w:val="00C82984"/>
    <w:rsid w:val="00C951CB"/>
    <w:rsid w:val="00C966E8"/>
    <w:rsid w:val="00CA19EB"/>
    <w:rsid w:val="00CA3E27"/>
    <w:rsid w:val="00CA3F12"/>
    <w:rsid w:val="00CA4B61"/>
    <w:rsid w:val="00CA4C45"/>
    <w:rsid w:val="00CA5CE4"/>
    <w:rsid w:val="00CA686F"/>
    <w:rsid w:val="00CB19E7"/>
    <w:rsid w:val="00CB3F7B"/>
    <w:rsid w:val="00CB4157"/>
    <w:rsid w:val="00CB5640"/>
    <w:rsid w:val="00CB7555"/>
    <w:rsid w:val="00CC097B"/>
    <w:rsid w:val="00CC114C"/>
    <w:rsid w:val="00CC3CDB"/>
    <w:rsid w:val="00CC65A8"/>
    <w:rsid w:val="00CC6F25"/>
    <w:rsid w:val="00CC7445"/>
    <w:rsid w:val="00CD027D"/>
    <w:rsid w:val="00CD374A"/>
    <w:rsid w:val="00CD4646"/>
    <w:rsid w:val="00CD46B7"/>
    <w:rsid w:val="00CD4A99"/>
    <w:rsid w:val="00CD539F"/>
    <w:rsid w:val="00CD7165"/>
    <w:rsid w:val="00CE5AB2"/>
    <w:rsid w:val="00CF2C86"/>
    <w:rsid w:val="00CF2E99"/>
    <w:rsid w:val="00CF2ECC"/>
    <w:rsid w:val="00CF5304"/>
    <w:rsid w:val="00D01B60"/>
    <w:rsid w:val="00D04C53"/>
    <w:rsid w:val="00D1763B"/>
    <w:rsid w:val="00D20548"/>
    <w:rsid w:val="00D23969"/>
    <w:rsid w:val="00D241E4"/>
    <w:rsid w:val="00D247E7"/>
    <w:rsid w:val="00D3060C"/>
    <w:rsid w:val="00D3310E"/>
    <w:rsid w:val="00D359F9"/>
    <w:rsid w:val="00D41171"/>
    <w:rsid w:val="00D42151"/>
    <w:rsid w:val="00D45258"/>
    <w:rsid w:val="00D45296"/>
    <w:rsid w:val="00D53153"/>
    <w:rsid w:val="00D535D8"/>
    <w:rsid w:val="00D538AD"/>
    <w:rsid w:val="00D57CDA"/>
    <w:rsid w:val="00D64161"/>
    <w:rsid w:val="00D65F34"/>
    <w:rsid w:val="00D666EC"/>
    <w:rsid w:val="00D67EF7"/>
    <w:rsid w:val="00D733A7"/>
    <w:rsid w:val="00D748DF"/>
    <w:rsid w:val="00D755FF"/>
    <w:rsid w:val="00D77E44"/>
    <w:rsid w:val="00D8000E"/>
    <w:rsid w:val="00D82431"/>
    <w:rsid w:val="00D82E83"/>
    <w:rsid w:val="00D83939"/>
    <w:rsid w:val="00D85219"/>
    <w:rsid w:val="00D9109A"/>
    <w:rsid w:val="00DA25C5"/>
    <w:rsid w:val="00DA294A"/>
    <w:rsid w:val="00DA316D"/>
    <w:rsid w:val="00DA56A1"/>
    <w:rsid w:val="00DA666E"/>
    <w:rsid w:val="00DB011B"/>
    <w:rsid w:val="00DB3FF7"/>
    <w:rsid w:val="00DB7AE6"/>
    <w:rsid w:val="00DC21CF"/>
    <w:rsid w:val="00DD0BAB"/>
    <w:rsid w:val="00DD24BE"/>
    <w:rsid w:val="00DD6221"/>
    <w:rsid w:val="00DD632A"/>
    <w:rsid w:val="00DE307C"/>
    <w:rsid w:val="00DE392D"/>
    <w:rsid w:val="00DE4583"/>
    <w:rsid w:val="00DF1F65"/>
    <w:rsid w:val="00DF57B2"/>
    <w:rsid w:val="00DF5C76"/>
    <w:rsid w:val="00E00125"/>
    <w:rsid w:val="00E12BAB"/>
    <w:rsid w:val="00E14992"/>
    <w:rsid w:val="00E16DCB"/>
    <w:rsid w:val="00E206DF"/>
    <w:rsid w:val="00E24181"/>
    <w:rsid w:val="00E2511F"/>
    <w:rsid w:val="00E26A89"/>
    <w:rsid w:val="00E27738"/>
    <w:rsid w:val="00E27B00"/>
    <w:rsid w:val="00E33868"/>
    <w:rsid w:val="00E42134"/>
    <w:rsid w:val="00E47AE7"/>
    <w:rsid w:val="00E47FDA"/>
    <w:rsid w:val="00E50C18"/>
    <w:rsid w:val="00E52365"/>
    <w:rsid w:val="00E55CA1"/>
    <w:rsid w:val="00E56782"/>
    <w:rsid w:val="00E57DB9"/>
    <w:rsid w:val="00E6099E"/>
    <w:rsid w:val="00E61B75"/>
    <w:rsid w:val="00E63E1D"/>
    <w:rsid w:val="00E650A5"/>
    <w:rsid w:val="00E654DA"/>
    <w:rsid w:val="00E66372"/>
    <w:rsid w:val="00E671D2"/>
    <w:rsid w:val="00E72CC5"/>
    <w:rsid w:val="00E73014"/>
    <w:rsid w:val="00E819DF"/>
    <w:rsid w:val="00E82664"/>
    <w:rsid w:val="00E82D47"/>
    <w:rsid w:val="00E863BA"/>
    <w:rsid w:val="00E86C15"/>
    <w:rsid w:val="00E928AD"/>
    <w:rsid w:val="00E93694"/>
    <w:rsid w:val="00E9460F"/>
    <w:rsid w:val="00E95262"/>
    <w:rsid w:val="00EA0EB7"/>
    <w:rsid w:val="00EA31A8"/>
    <w:rsid w:val="00EA3774"/>
    <w:rsid w:val="00EB12B7"/>
    <w:rsid w:val="00EB3221"/>
    <w:rsid w:val="00EB690E"/>
    <w:rsid w:val="00EB7057"/>
    <w:rsid w:val="00EC4081"/>
    <w:rsid w:val="00EC4197"/>
    <w:rsid w:val="00ED0F16"/>
    <w:rsid w:val="00ED1899"/>
    <w:rsid w:val="00ED35B8"/>
    <w:rsid w:val="00ED6F94"/>
    <w:rsid w:val="00EE1E26"/>
    <w:rsid w:val="00EE2587"/>
    <w:rsid w:val="00EE25CE"/>
    <w:rsid w:val="00EE2E82"/>
    <w:rsid w:val="00EE442F"/>
    <w:rsid w:val="00EE4856"/>
    <w:rsid w:val="00EF5422"/>
    <w:rsid w:val="00F0157D"/>
    <w:rsid w:val="00F027E4"/>
    <w:rsid w:val="00F03A75"/>
    <w:rsid w:val="00F05AE6"/>
    <w:rsid w:val="00F06E63"/>
    <w:rsid w:val="00F07102"/>
    <w:rsid w:val="00F12362"/>
    <w:rsid w:val="00F13BD2"/>
    <w:rsid w:val="00F1558F"/>
    <w:rsid w:val="00F16000"/>
    <w:rsid w:val="00F232C2"/>
    <w:rsid w:val="00F25344"/>
    <w:rsid w:val="00F27BEE"/>
    <w:rsid w:val="00F31786"/>
    <w:rsid w:val="00F349EB"/>
    <w:rsid w:val="00F368DB"/>
    <w:rsid w:val="00F51082"/>
    <w:rsid w:val="00F53518"/>
    <w:rsid w:val="00F535C6"/>
    <w:rsid w:val="00F53CA0"/>
    <w:rsid w:val="00F54A75"/>
    <w:rsid w:val="00F56DA5"/>
    <w:rsid w:val="00F60EA3"/>
    <w:rsid w:val="00F617F4"/>
    <w:rsid w:val="00F63B5F"/>
    <w:rsid w:val="00F71BB0"/>
    <w:rsid w:val="00F744FC"/>
    <w:rsid w:val="00F75548"/>
    <w:rsid w:val="00F80FC7"/>
    <w:rsid w:val="00F8125B"/>
    <w:rsid w:val="00F817A8"/>
    <w:rsid w:val="00F8436A"/>
    <w:rsid w:val="00F85D96"/>
    <w:rsid w:val="00F91020"/>
    <w:rsid w:val="00F913AF"/>
    <w:rsid w:val="00F9150E"/>
    <w:rsid w:val="00F94E91"/>
    <w:rsid w:val="00F95A47"/>
    <w:rsid w:val="00F96B1C"/>
    <w:rsid w:val="00F96D9B"/>
    <w:rsid w:val="00FA0641"/>
    <w:rsid w:val="00FA0D54"/>
    <w:rsid w:val="00FA13CB"/>
    <w:rsid w:val="00FA781B"/>
    <w:rsid w:val="00FB17B6"/>
    <w:rsid w:val="00FB1E3C"/>
    <w:rsid w:val="00FB2DA5"/>
    <w:rsid w:val="00FB596F"/>
    <w:rsid w:val="00FC2CAE"/>
    <w:rsid w:val="00FC2DC0"/>
    <w:rsid w:val="00FC542F"/>
    <w:rsid w:val="00FC7D25"/>
    <w:rsid w:val="00FD10C1"/>
    <w:rsid w:val="00FD2C38"/>
    <w:rsid w:val="00FD3980"/>
    <w:rsid w:val="00FD3C90"/>
    <w:rsid w:val="00FD55F7"/>
    <w:rsid w:val="00FE2928"/>
    <w:rsid w:val="00FE482B"/>
    <w:rsid w:val="00FE6722"/>
    <w:rsid w:val="00FF454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mso-width-relative:margin;v-text-anchor:middle" o:allowincell="f" fill="f" fillcolor="black" strokecolor="#d8d8d8">
      <v:fill color="black" on="f"/>
      <v:stroke color="#d8d8d8" weight="1.5pt"/>
      <v:shadow color="#f79646" opacity=".5" offset="-15pt,0" offset2="-18pt,12pt"/>
      <v:textbox style="mso-fit-shape-to-text:t" inset="21.6pt,21.6pt,21.6pt,21.6pt"/>
    </o:shapedefaults>
    <o:shapelayout v:ext="edit">
      <o:idmap v:ext="edit" data="1"/>
    </o:shapelayout>
  </w:shapeDefaults>
  <w:doNotEmbedSmartTags/>
  <w:decimalSymbol w:val="."/>
  <w:listSeparator w:val=","/>
  <w14:docId w14:val="6A536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1"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locked="0" w:uiPriority="10" w:qFormat="1"/>
    <w:lsdException w:name="Default Paragraph Font" w:uiPriority="1"/>
    <w:lsdException w:name="Subtitle" w:locked="0" w:uiPriority="11" w:qFormat="1"/>
    <w:lsdException w:name="Hyperlink" w:uiPriority="99"/>
    <w:lsdException w:name="Strong" w:uiPriority="22" w:qFormat="1"/>
    <w:lsdException w:name="Emphasis" w:locked="0" w:uiPriority="20" w:qFormat="1"/>
    <w:lsdException w:name="No List"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3F0F18"/>
  </w:style>
  <w:style w:type="paragraph" w:styleId="Heading1">
    <w:name w:val="heading 1"/>
    <w:basedOn w:val="Normal"/>
    <w:next w:val="Normal"/>
    <w:link w:val="Heading1Char"/>
    <w:uiPriority w:val="9"/>
    <w:qFormat/>
    <w:locked/>
    <w:rsid w:val="00AD2616"/>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locked/>
    <w:rsid w:val="00AD2616"/>
    <w:pPr>
      <w:keepNext/>
      <w:keepLines/>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locked/>
    <w:rsid w:val="00AD2616"/>
    <w:pPr>
      <w:keepNext/>
      <w:keepLines/>
      <w:spacing w:before="200" w:after="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locked/>
    <w:rsid w:val="00C809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locked/>
    <w:rsid w:val="00C809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locked/>
    <w:rsid w:val="00C809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locked/>
    <w:rsid w:val="00C80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locked/>
    <w:rsid w:val="00C8098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locked/>
    <w:rsid w:val="00C80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locked/>
    <w:rsid w:val="00084FD0"/>
    <w:rPr>
      <w:rFonts w:ascii="Tahoma" w:hAnsi="Tahoma" w:cs="Tahoma"/>
      <w:sz w:val="16"/>
      <w:szCs w:val="16"/>
    </w:rPr>
  </w:style>
  <w:style w:type="character" w:customStyle="1" w:styleId="BalloonTextChar">
    <w:name w:val="Balloon Text Char"/>
    <w:basedOn w:val="DefaultParagraphFont"/>
    <w:uiPriority w:val="99"/>
    <w:semiHidden/>
    <w:rsid w:val="004F2F8B"/>
    <w:rPr>
      <w:rFonts w:ascii="Lucida Grande" w:hAnsi="Lucida Grande"/>
      <w:sz w:val="18"/>
      <w:szCs w:val="18"/>
    </w:rPr>
  </w:style>
  <w:style w:type="paragraph" w:customStyle="1" w:styleId="FreeForm">
    <w:name w:val="Free Form"/>
    <w:autoRedefine/>
    <w:rsid w:val="00674FA0"/>
    <w:rPr>
      <w:rFonts w:ascii="Times" w:eastAsia="ヒラギノ角ゴ Pro W3" w:hAnsi="Times"/>
      <w:color w:val="000000"/>
    </w:rPr>
  </w:style>
  <w:style w:type="paragraph" w:customStyle="1" w:styleId="NormalWeb1">
    <w:name w:val="Normal (Web)1"/>
    <w:rsid w:val="00674FA0"/>
    <w:pPr>
      <w:spacing w:before="100" w:after="100"/>
    </w:pPr>
    <w:rPr>
      <w:rFonts w:eastAsia="ヒラギノ角ゴ Pro W3"/>
      <w:color w:val="000000"/>
      <w:sz w:val="24"/>
    </w:rPr>
  </w:style>
  <w:style w:type="character" w:customStyle="1" w:styleId="BalloonTextChar1">
    <w:name w:val="Balloon Text Char1"/>
    <w:basedOn w:val="DefaultParagraphFont"/>
    <w:link w:val="BalloonText"/>
    <w:rsid w:val="00084FD0"/>
    <w:rPr>
      <w:rFonts w:ascii="Tahoma" w:eastAsia="ヒラギノ角ゴ Pro W3" w:hAnsi="Tahoma" w:cs="Tahoma"/>
      <w:color w:val="000000"/>
      <w:sz w:val="16"/>
      <w:szCs w:val="16"/>
    </w:rPr>
  </w:style>
  <w:style w:type="paragraph" w:customStyle="1" w:styleId="NoSpacing1">
    <w:name w:val="No Spacing1"/>
    <w:link w:val="NoSpacingChar"/>
    <w:uiPriority w:val="1"/>
    <w:rsid w:val="007B5E34"/>
    <w:rPr>
      <w:rFonts w:ascii="Calibri" w:hAnsi="Calibri"/>
    </w:rPr>
  </w:style>
  <w:style w:type="character" w:customStyle="1" w:styleId="NoSpacingChar">
    <w:name w:val="No Spacing Char"/>
    <w:basedOn w:val="DefaultParagraphFont"/>
    <w:link w:val="NoSpacing1"/>
    <w:uiPriority w:val="1"/>
    <w:rsid w:val="007B5E34"/>
    <w:rPr>
      <w:rFonts w:ascii="Calibri" w:hAnsi="Calibri"/>
      <w:sz w:val="22"/>
      <w:szCs w:val="22"/>
      <w:lang w:val="en-US" w:eastAsia="en-US" w:bidi="ar-SA"/>
    </w:rPr>
  </w:style>
  <w:style w:type="paragraph" w:customStyle="1" w:styleId="SmallSpacing">
    <w:name w:val="Small Spacing"/>
    <w:basedOn w:val="NoSpacing1"/>
    <w:link w:val="SmallSpacingChar"/>
    <w:rsid w:val="003F68C3"/>
    <w:pPr>
      <w:spacing w:after="240" w:line="300" w:lineRule="auto"/>
      <w:jc w:val="both"/>
    </w:pPr>
    <w:rPr>
      <w:rFonts w:ascii="Verdana" w:eastAsia="ヒラギノ角ゴ Pro W3" w:hAnsi="Verdana"/>
      <w:sz w:val="24"/>
    </w:rPr>
  </w:style>
  <w:style w:type="paragraph" w:styleId="Header">
    <w:name w:val="header"/>
    <w:basedOn w:val="Normal"/>
    <w:link w:val="HeaderChar"/>
    <w:locked/>
    <w:rsid w:val="002E3855"/>
    <w:pPr>
      <w:tabs>
        <w:tab w:val="center" w:pos="4680"/>
        <w:tab w:val="right" w:pos="9360"/>
      </w:tabs>
    </w:pPr>
  </w:style>
  <w:style w:type="character" w:customStyle="1" w:styleId="SmallSpacingChar">
    <w:name w:val="Small Spacing Char"/>
    <w:basedOn w:val="NoSpacingChar"/>
    <w:link w:val="SmallSpacing"/>
    <w:rsid w:val="003F68C3"/>
    <w:rPr>
      <w:rFonts w:ascii="Verdana" w:eastAsia="ヒラギノ角ゴ Pro W3" w:hAnsi="Verdana"/>
      <w:sz w:val="24"/>
      <w:szCs w:val="22"/>
      <w:lang w:val="en-US" w:eastAsia="en-US" w:bidi="ar-SA"/>
    </w:rPr>
  </w:style>
  <w:style w:type="character" w:customStyle="1" w:styleId="HeaderChar">
    <w:name w:val="Header Char"/>
    <w:basedOn w:val="DefaultParagraphFont"/>
    <w:link w:val="Header"/>
    <w:rsid w:val="002E3855"/>
    <w:rPr>
      <w:rFonts w:ascii="Times" w:eastAsia="ヒラギノ角ゴ Pro W3" w:hAnsi="Times"/>
      <w:color w:val="000000"/>
      <w:sz w:val="24"/>
      <w:szCs w:val="24"/>
    </w:rPr>
  </w:style>
  <w:style w:type="paragraph" w:styleId="Footer">
    <w:name w:val="footer"/>
    <w:basedOn w:val="Normal"/>
    <w:link w:val="FooterChar"/>
    <w:uiPriority w:val="99"/>
    <w:unhideWhenUsed/>
    <w:locked/>
    <w:rsid w:val="00772ACD"/>
    <w:pPr>
      <w:tabs>
        <w:tab w:val="center" w:pos="4320"/>
        <w:tab w:val="right" w:pos="8640"/>
      </w:tabs>
    </w:pPr>
    <w:rPr>
      <w:rFonts w:ascii="Calibri" w:eastAsia="Times New Roman" w:hAnsi="Calibri"/>
    </w:rPr>
  </w:style>
  <w:style w:type="character" w:customStyle="1" w:styleId="FooterChar">
    <w:name w:val="Footer Char"/>
    <w:basedOn w:val="DefaultParagraphFont"/>
    <w:link w:val="Footer"/>
    <w:uiPriority w:val="99"/>
    <w:rsid w:val="00772ACD"/>
    <w:rPr>
      <w:rFonts w:ascii="Calibri" w:eastAsia="Times New Roman" w:hAnsi="Calibri" w:cs="Times New Roman"/>
      <w:sz w:val="22"/>
      <w:szCs w:val="22"/>
    </w:rPr>
  </w:style>
  <w:style w:type="paragraph" w:customStyle="1" w:styleId="SSHeading2">
    <w:name w:val="SS Heading 2"/>
    <w:basedOn w:val="Normal"/>
    <w:link w:val="SSHeading2Char"/>
    <w:rsid w:val="00453437"/>
    <w:pPr>
      <w:spacing w:before="120" w:after="120"/>
    </w:pPr>
    <w:rPr>
      <w:rFonts w:ascii="Sheffield" w:hAnsi="Sheffield"/>
      <w:color w:val="365F91"/>
      <w:sz w:val="36"/>
    </w:rPr>
  </w:style>
  <w:style w:type="paragraph" w:customStyle="1" w:styleId="SSTip">
    <w:name w:val="SS Tip"/>
    <w:basedOn w:val="SSHeading2"/>
    <w:link w:val="SSTipChar"/>
    <w:rsid w:val="00453437"/>
    <w:rPr>
      <w:color w:val="0F243E"/>
      <w:sz w:val="28"/>
    </w:rPr>
  </w:style>
  <w:style w:type="character" w:customStyle="1" w:styleId="SSHeading2Char">
    <w:name w:val="SS Heading 2 Char"/>
    <w:basedOn w:val="DefaultParagraphFont"/>
    <w:link w:val="SSHeading2"/>
    <w:rsid w:val="00453437"/>
    <w:rPr>
      <w:rFonts w:ascii="Sheffield" w:eastAsia="ヒラギノ角ゴ Pro W3" w:hAnsi="Sheffield"/>
      <w:color w:val="365F91"/>
      <w:sz w:val="36"/>
      <w:szCs w:val="24"/>
    </w:rPr>
  </w:style>
  <w:style w:type="paragraph" w:customStyle="1" w:styleId="SSQuote">
    <w:name w:val="SS Quote"/>
    <w:basedOn w:val="SmallSpacing"/>
    <w:link w:val="SSQuoteChar"/>
    <w:rsid w:val="003F68C3"/>
    <w:pPr>
      <w:ind w:left="432" w:right="432"/>
      <w:jc w:val="center"/>
    </w:pPr>
    <w:rPr>
      <w:i/>
      <w:color w:val="365F91"/>
    </w:rPr>
  </w:style>
  <w:style w:type="character" w:customStyle="1" w:styleId="SSTipChar">
    <w:name w:val="SS Tip Char"/>
    <w:basedOn w:val="SSHeading2Char"/>
    <w:link w:val="SSTip"/>
    <w:rsid w:val="00453437"/>
    <w:rPr>
      <w:rFonts w:ascii="Sheffield" w:eastAsia="ヒラギノ角ゴ Pro W3" w:hAnsi="Sheffield"/>
      <w:color w:val="0F243E"/>
      <w:sz w:val="28"/>
      <w:szCs w:val="24"/>
    </w:rPr>
  </w:style>
  <w:style w:type="paragraph" w:customStyle="1" w:styleId="SSTipText">
    <w:name w:val="SS Tip Text"/>
    <w:basedOn w:val="Normal"/>
    <w:link w:val="SSTipTextChar"/>
    <w:rsid w:val="00025032"/>
    <w:rPr>
      <w:rFonts w:ascii="Verdana" w:hAnsi="Verdana"/>
      <w:i/>
      <w:color w:val="365F91"/>
    </w:rPr>
  </w:style>
  <w:style w:type="character" w:customStyle="1" w:styleId="SSQuoteChar">
    <w:name w:val="SS Quote Char"/>
    <w:basedOn w:val="SmallSpacingChar"/>
    <w:link w:val="SSQuote"/>
    <w:rsid w:val="003F68C3"/>
    <w:rPr>
      <w:rFonts w:ascii="Verdana" w:eastAsia="ヒラギノ角ゴ Pro W3" w:hAnsi="Verdana"/>
      <w:i/>
      <w:color w:val="365F91"/>
      <w:sz w:val="24"/>
      <w:szCs w:val="22"/>
      <w:lang w:val="en-US" w:eastAsia="en-US" w:bidi="ar-SA"/>
    </w:rPr>
  </w:style>
  <w:style w:type="character" w:customStyle="1" w:styleId="SSTipTextChar">
    <w:name w:val="SS Tip Text Char"/>
    <w:basedOn w:val="DefaultParagraphFont"/>
    <w:link w:val="SSTipText"/>
    <w:rsid w:val="00025032"/>
    <w:rPr>
      <w:rFonts w:ascii="Verdana" w:eastAsia="ヒラギノ角ゴ Pro W3" w:hAnsi="Verdana"/>
      <w:i/>
      <w:color w:val="365F91"/>
      <w:sz w:val="22"/>
      <w:szCs w:val="22"/>
    </w:rPr>
  </w:style>
  <w:style w:type="character" w:styleId="CommentReference">
    <w:name w:val="annotation reference"/>
    <w:basedOn w:val="DefaultParagraphFont"/>
    <w:locked/>
    <w:rsid w:val="000172DE"/>
    <w:rPr>
      <w:sz w:val="16"/>
      <w:szCs w:val="16"/>
    </w:rPr>
  </w:style>
  <w:style w:type="paragraph" w:styleId="CommentText">
    <w:name w:val="annotation text"/>
    <w:basedOn w:val="Normal"/>
    <w:link w:val="CommentTextChar"/>
    <w:locked/>
    <w:rsid w:val="000172DE"/>
    <w:rPr>
      <w:sz w:val="20"/>
      <w:szCs w:val="20"/>
    </w:rPr>
  </w:style>
  <w:style w:type="character" w:customStyle="1" w:styleId="CommentTextChar">
    <w:name w:val="Comment Text Char"/>
    <w:basedOn w:val="DefaultParagraphFont"/>
    <w:link w:val="CommentText"/>
    <w:rsid w:val="000172DE"/>
    <w:rPr>
      <w:rFonts w:ascii="Times" w:eastAsia="ヒラギノ角ゴ Pro W3" w:hAnsi="Times"/>
      <w:color w:val="000000"/>
    </w:rPr>
  </w:style>
  <w:style w:type="paragraph" w:styleId="CommentSubject">
    <w:name w:val="annotation subject"/>
    <w:basedOn w:val="CommentText"/>
    <w:next w:val="CommentText"/>
    <w:link w:val="CommentSubjectChar"/>
    <w:locked/>
    <w:rsid w:val="000172DE"/>
    <w:rPr>
      <w:b/>
      <w:bCs/>
    </w:rPr>
  </w:style>
  <w:style w:type="character" w:customStyle="1" w:styleId="CommentSubjectChar">
    <w:name w:val="Comment Subject Char"/>
    <w:basedOn w:val="CommentTextChar"/>
    <w:link w:val="CommentSubject"/>
    <w:rsid w:val="000172DE"/>
    <w:rPr>
      <w:rFonts w:ascii="Times" w:eastAsia="ヒラギノ角ゴ Pro W3" w:hAnsi="Times"/>
      <w:b/>
      <w:bCs/>
      <w:color w:val="000000"/>
    </w:rPr>
  </w:style>
  <w:style w:type="paragraph" w:styleId="Revision">
    <w:name w:val="Revision"/>
    <w:hidden/>
    <w:uiPriority w:val="99"/>
    <w:semiHidden/>
    <w:rsid w:val="005A3E75"/>
    <w:rPr>
      <w:rFonts w:ascii="Times" w:eastAsia="ヒラギノ角ゴ Pro W3" w:hAnsi="Times"/>
      <w:color w:val="000000"/>
      <w:sz w:val="24"/>
      <w:szCs w:val="24"/>
    </w:rPr>
  </w:style>
  <w:style w:type="character" w:customStyle="1" w:styleId="Heading1Char">
    <w:name w:val="Heading 1 Char"/>
    <w:basedOn w:val="DefaultParagraphFont"/>
    <w:link w:val="Heading1"/>
    <w:uiPriority w:val="9"/>
    <w:rsid w:val="00AD2616"/>
    <w:rPr>
      <w:rFonts w:eastAsiaTheme="majorEastAsia" w:cstheme="majorBidi"/>
      <w:b/>
      <w:bCs/>
      <w:color w:val="365F91" w:themeColor="accent1" w:themeShade="BF"/>
      <w:sz w:val="32"/>
      <w:szCs w:val="28"/>
    </w:rPr>
  </w:style>
  <w:style w:type="paragraph" w:customStyle="1" w:styleId="StepBullet">
    <w:name w:val="Step Bullet"/>
    <w:basedOn w:val="Normal"/>
    <w:link w:val="StepBulletChar"/>
    <w:rsid w:val="00706BE1"/>
    <w:pPr>
      <w:tabs>
        <w:tab w:val="num" w:pos="880"/>
      </w:tabs>
      <w:ind w:left="880" w:hanging="340"/>
    </w:pPr>
    <w:rPr>
      <w:bCs/>
    </w:rPr>
  </w:style>
  <w:style w:type="character" w:customStyle="1" w:styleId="StepBulletChar">
    <w:name w:val="Step Bullet Char"/>
    <w:basedOn w:val="DefaultParagraphFont"/>
    <w:link w:val="StepBullet"/>
    <w:rsid w:val="00706BE1"/>
    <w:rPr>
      <w:rFonts w:ascii="Segoe" w:eastAsia="Segoe" w:hAnsi="Segoe" w:cs="Segoe"/>
      <w:bCs/>
      <w:sz w:val="22"/>
      <w:szCs w:val="22"/>
      <w:lang w:eastAsia="ja-JP"/>
    </w:rPr>
  </w:style>
  <w:style w:type="paragraph" w:customStyle="1" w:styleId="IndentedNormal">
    <w:name w:val="Indented Normal"/>
    <w:basedOn w:val="Normal"/>
    <w:link w:val="IndentedNormalChar"/>
    <w:rsid w:val="00706BE1"/>
    <w:pPr>
      <w:ind w:left="900"/>
    </w:pPr>
  </w:style>
  <w:style w:type="character" w:customStyle="1" w:styleId="IndentedNormalChar">
    <w:name w:val="Indented Normal Char"/>
    <w:basedOn w:val="DefaultParagraphFont"/>
    <w:link w:val="IndentedNormal"/>
    <w:rsid w:val="00706BE1"/>
    <w:rPr>
      <w:rFonts w:ascii="Segoe" w:eastAsia="Segoe" w:hAnsi="Segoe" w:cs="Segoe"/>
      <w:sz w:val="22"/>
      <w:lang w:eastAsia="ja-JP"/>
    </w:rPr>
  </w:style>
  <w:style w:type="character" w:customStyle="1" w:styleId="Heading2Char">
    <w:name w:val="Heading 2 Char"/>
    <w:basedOn w:val="DefaultParagraphFont"/>
    <w:link w:val="Heading2"/>
    <w:uiPriority w:val="9"/>
    <w:rsid w:val="00AD2616"/>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AD2616"/>
    <w:rPr>
      <w:rFonts w:eastAsiaTheme="majorEastAsia" w:cstheme="majorBidi"/>
      <w:b/>
      <w:bCs/>
      <w:color w:val="4F81BD" w:themeColor="accent1"/>
      <w:sz w:val="24"/>
    </w:rPr>
  </w:style>
  <w:style w:type="character" w:customStyle="1" w:styleId="Heading4Char">
    <w:name w:val="Heading 4 Char"/>
    <w:basedOn w:val="DefaultParagraphFont"/>
    <w:link w:val="Heading4"/>
    <w:uiPriority w:val="9"/>
    <w:rsid w:val="00C809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809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09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80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8098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C8098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locked/>
    <w:rsid w:val="00C80989"/>
    <w:pPr>
      <w:spacing w:line="240" w:lineRule="auto"/>
    </w:pPr>
    <w:rPr>
      <w:b/>
      <w:bCs/>
      <w:color w:val="4F81BD" w:themeColor="accent1"/>
      <w:sz w:val="18"/>
      <w:szCs w:val="18"/>
    </w:rPr>
  </w:style>
  <w:style w:type="character" w:styleId="Strong">
    <w:name w:val="Strong"/>
    <w:basedOn w:val="DefaultParagraphFont"/>
    <w:uiPriority w:val="22"/>
    <w:qFormat/>
    <w:locked/>
    <w:rsid w:val="00C80989"/>
    <w:rPr>
      <w:b/>
      <w:bCs/>
    </w:rPr>
  </w:style>
  <w:style w:type="paragraph" w:styleId="ListParagraph">
    <w:name w:val="List Paragraph"/>
    <w:basedOn w:val="Normal"/>
    <w:uiPriority w:val="34"/>
    <w:qFormat/>
    <w:rsid w:val="00C80989"/>
    <w:pPr>
      <w:ind w:left="720"/>
      <w:contextualSpacing/>
    </w:pPr>
  </w:style>
  <w:style w:type="paragraph" w:styleId="TOCHeading">
    <w:name w:val="TOC Heading"/>
    <w:basedOn w:val="Heading1"/>
    <w:next w:val="Normal"/>
    <w:uiPriority w:val="39"/>
    <w:semiHidden/>
    <w:unhideWhenUsed/>
    <w:qFormat/>
    <w:rsid w:val="00C80989"/>
    <w:pPr>
      <w:outlineLvl w:val="9"/>
    </w:pPr>
  </w:style>
  <w:style w:type="paragraph" w:styleId="Title">
    <w:name w:val="Title"/>
    <w:basedOn w:val="Normal"/>
    <w:next w:val="Normal"/>
    <w:link w:val="TitleChar"/>
    <w:uiPriority w:val="10"/>
    <w:qFormat/>
    <w:rsid w:val="00C809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809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80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8098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80989"/>
    <w:rPr>
      <w:i/>
      <w:iCs/>
    </w:rPr>
  </w:style>
  <w:style w:type="paragraph" w:styleId="NoSpacing">
    <w:name w:val="No Spacing"/>
    <w:uiPriority w:val="1"/>
    <w:qFormat/>
    <w:rsid w:val="00C80989"/>
    <w:pPr>
      <w:spacing w:after="0" w:line="240" w:lineRule="auto"/>
    </w:pPr>
  </w:style>
  <w:style w:type="paragraph" w:styleId="Quote">
    <w:name w:val="Quote"/>
    <w:basedOn w:val="Normal"/>
    <w:next w:val="Normal"/>
    <w:link w:val="QuoteChar"/>
    <w:uiPriority w:val="29"/>
    <w:qFormat/>
    <w:rsid w:val="00C80989"/>
    <w:rPr>
      <w:i/>
      <w:iCs/>
      <w:color w:val="000000" w:themeColor="text1"/>
    </w:rPr>
  </w:style>
  <w:style w:type="character" w:customStyle="1" w:styleId="QuoteChar">
    <w:name w:val="Quote Char"/>
    <w:basedOn w:val="DefaultParagraphFont"/>
    <w:link w:val="Quote"/>
    <w:uiPriority w:val="29"/>
    <w:rsid w:val="00C80989"/>
    <w:rPr>
      <w:i/>
      <w:iCs/>
      <w:color w:val="000000" w:themeColor="text1"/>
    </w:rPr>
  </w:style>
  <w:style w:type="paragraph" w:styleId="IntenseQuote">
    <w:name w:val="Intense Quote"/>
    <w:basedOn w:val="Normal"/>
    <w:next w:val="Normal"/>
    <w:link w:val="IntenseQuoteChar"/>
    <w:uiPriority w:val="30"/>
    <w:qFormat/>
    <w:rsid w:val="00C809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0989"/>
    <w:rPr>
      <w:b/>
      <w:bCs/>
      <w:i/>
      <w:iCs/>
      <w:color w:val="4F81BD" w:themeColor="accent1"/>
    </w:rPr>
  </w:style>
  <w:style w:type="character" w:styleId="SubtleEmphasis">
    <w:name w:val="Subtle Emphasis"/>
    <w:basedOn w:val="DefaultParagraphFont"/>
    <w:uiPriority w:val="19"/>
    <w:qFormat/>
    <w:rsid w:val="00C80989"/>
    <w:rPr>
      <w:i/>
      <w:iCs/>
      <w:color w:val="808080" w:themeColor="text1" w:themeTint="7F"/>
    </w:rPr>
  </w:style>
  <w:style w:type="character" w:styleId="IntenseEmphasis">
    <w:name w:val="Intense Emphasis"/>
    <w:basedOn w:val="DefaultParagraphFont"/>
    <w:uiPriority w:val="21"/>
    <w:qFormat/>
    <w:rsid w:val="00C80989"/>
    <w:rPr>
      <w:b/>
      <w:bCs/>
      <w:i/>
      <w:iCs/>
      <w:color w:val="4F81BD" w:themeColor="accent1"/>
    </w:rPr>
  </w:style>
  <w:style w:type="character" w:styleId="SubtleReference">
    <w:name w:val="Subtle Reference"/>
    <w:basedOn w:val="DefaultParagraphFont"/>
    <w:uiPriority w:val="31"/>
    <w:qFormat/>
    <w:rsid w:val="00C80989"/>
    <w:rPr>
      <w:smallCaps/>
      <w:color w:val="C0504D" w:themeColor="accent2"/>
      <w:u w:val="single"/>
    </w:rPr>
  </w:style>
  <w:style w:type="character" w:styleId="IntenseReference">
    <w:name w:val="Intense Reference"/>
    <w:basedOn w:val="DefaultParagraphFont"/>
    <w:uiPriority w:val="32"/>
    <w:qFormat/>
    <w:rsid w:val="00C80989"/>
    <w:rPr>
      <w:b/>
      <w:bCs/>
      <w:smallCaps/>
      <w:color w:val="C0504D" w:themeColor="accent2"/>
      <w:spacing w:val="5"/>
      <w:u w:val="single"/>
    </w:rPr>
  </w:style>
  <w:style w:type="character" w:styleId="BookTitle">
    <w:name w:val="Book Title"/>
    <w:basedOn w:val="DefaultParagraphFont"/>
    <w:uiPriority w:val="33"/>
    <w:qFormat/>
    <w:rsid w:val="00C80989"/>
    <w:rPr>
      <w:b/>
      <w:bCs/>
      <w:smallCaps/>
      <w:spacing w:val="5"/>
    </w:rPr>
  </w:style>
  <w:style w:type="paragraph" w:styleId="TOC1">
    <w:name w:val="toc 1"/>
    <w:basedOn w:val="Normal"/>
    <w:next w:val="Normal"/>
    <w:autoRedefine/>
    <w:uiPriority w:val="39"/>
    <w:locked/>
    <w:rsid w:val="00B90F98"/>
    <w:pPr>
      <w:spacing w:after="100"/>
    </w:pPr>
  </w:style>
  <w:style w:type="paragraph" w:styleId="TOC2">
    <w:name w:val="toc 2"/>
    <w:basedOn w:val="Normal"/>
    <w:next w:val="Normal"/>
    <w:autoRedefine/>
    <w:uiPriority w:val="39"/>
    <w:locked/>
    <w:rsid w:val="00B90F98"/>
    <w:pPr>
      <w:spacing w:after="100"/>
      <w:ind w:left="220"/>
    </w:pPr>
  </w:style>
  <w:style w:type="character" w:styleId="Hyperlink">
    <w:name w:val="Hyperlink"/>
    <w:basedOn w:val="DefaultParagraphFont"/>
    <w:uiPriority w:val="99"/>
    <w:unhideWhenUsed/>
    <w:locked/>
    <w:rsid w:val="00B90F98"/>
    <w:rPr>
      <w:color w:val="0000FF" w:themeColor="hyperlink"/>
      <w:u w:val="single"/>
    </w:rPr>
  </w:style>
  <w:style w:type="paragraph" w:styleId="ListBullet">
    <w:name w:val="List Bullet"/>
    <w:basedOn w:val="Normal"/>
    <w:locked/>
    <w:rsid w:val="00AF292C"/>
    <w:pPr>
      <w:numPr>
        <w:numId w:val="17"/>
      </w:numPr>
      <w:contextualSpacing/>
    </w:pPr>
  </w:style>
  <w:style w:type="character" w:styleId="FollowedHyperlink">
    <w:name w:val="FollowedHyperlink"/>
    <w:basedOn w:val="DefaultParagraphFont"/>
    <w:locked/>
    <w:rsid w:val="00171F31"/>
    <w:rPr>
      <w:color w:val="800080" w:themeColor="followedHyperlink"/>
      <w:u w:val="single"/>
    </w:rPr>
  </w:style>
  <w:style w:type="table" w:styleId="TableGrid">
    <w:name w:val="Table Grid"/>
    <w:basedOn w:val="TableNormal"/>
    <w:locked/>
    <w:rsid w:val="00DB3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locked/>
    <w:rsid w:val="00A95897"/>
    <w:pPr>
      <w:spacing w:after="0" w:line="240" w:lineRule="auto"/>
    </w:pPr>
    <w:rPr>
      <w:sz w:val="24"/>
      <w:szCs w:val="24"/>
    </w:rPr>
  </w:style>
  <w:style w:type="character" w:customStyle="1" w:styleId="FootnoteTextChar">
    <w:name w:val="Footnote Text Char"/>
    <w:basedOn w:val="DefaultParagraphFont"/>
    <w:link w:val="FootnoteText"/>
    <w:rsid w:val="00A95897"/>
    <w:rPr>
      <w:sz w:val="24"/>
      <w:szCs w:val="24"/>
    </w:rPr>
  </w:style>
  <w:style w:type="character" w:styleId="FootnoteReference">
    <w:name w:val="footnote reference"/>
    <w:basedOn w:val="DefaultParagraphFont"/>
    <w:locked/>
    <w:rsid w:val="00A9589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1"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locked="0" w:uiPriority="10" w:qFormat="1"/>
    <w:lsdException w:name="Default Paragraph Font" w:uiPriority="1"/>
    <w:lsdException w:name="Subtitle" w:locked="0" w:uiPriority="11" w:qFormat="1"/>
    <w:lsdException w:name="Hyperlink" w:uiPriority="99"/>
    <w:lsdException w:name="Strong" w:uiPriority="22" w:qFormat="1"/>
    <w:lsdException w:name="Emphasis" w:locked="0" w:uiPriority="20" w:qFormat="1"/>
    <w:lsdException w:name="No List"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3F0F18"/>
  </w:style>
  <w:style w:type="paragraph" w:styleId="Heading1">
    <w:name w:val="heading 1"/>
    <w:basedOn w:val="Normal"/>
    <w:next w:val="Normal"/>
    <w:link w:val="Heading1Char"/>
    <w:uiPriority w:val="9"/>
    <w:qFormat/>
    <w:locked/>
    <w:rsid w:val="00AD2616"/>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locked/>
    <w:rsid w:val="00AD2616"/>
    <w:pPr>
      <w:keepNext/>
      <w:keepLines/>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locked/>
    <w:rsid w:val="00AD2616"/>
    <w:pPr>
      <w:keepNext/>
      <w:keepLines/>
      <w:spacing w:before="200" w:after="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locked/>
    <w:rsid w:val="00C809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locked/>
    <w:rsid w:val="00C809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locked/>
    <w:rsid w:val="00C809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locked/>
    <w:rsid w:val="00C80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locked/>
    <w:rsid w:val="00C8098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locked/>
    <w:rsid w:val="00C80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locked/>
    <w:rsid w:val="00084FD0"/>
    <w:rPr>
      <w:rFonts w:ascii="Tahoma" w:hAnsi="Tahoma" w:cs="Tahoma"/>
      <w:sz w:val="16"/>
      <w:szCs w:val="16"/>
    </w:rPr>
  </w:style>
  <w:style w:type="character" w:customStyle="1" w:styleId="BalloonTextChar">
    <w:name w:val="Balloon Text Char"/>
    <w:basedOn w:val="DefaultParagraphFont"/>
    <w:uiPriority w:val="99"/>
    <w:semiHidden/>
    <w:rsid w:val="004F2F8B"/>
    <w:rPr>
      <w:rFonts w:ascii="Lucida Grande" w:hAnsi="Lucida Grande"/>
      <w:sz w:val="18"/>
      <w:szCs w:val="18"/>
    </w:rPr>
  </w:style>
  <w:style w:type="paragraph" w:customStyle="1" w:styleId="FreeForm">
    <w:name w:val="Free Form"/>
    <w:autoRedefine/>
    <w:rsid w:val="00674FA0"/>
    <w:rPr>
      <w:rFonts w:ascii="Times" w:eastAsia="ヒラギノ角ゴ Pro W3" w:hAnsi="Times"/>
      <w:color w:val="000000"/>
    </w:rPr>
  </w:style>
  <w:style w:type="paragraph" w:customStyle="1" w:styleId="NormalWeb1">
    <w:name w:val="Normal (Web)1"/>
    <w:rsid w:val="00674FA0"/>
    <w:pPr>
      <w:spacing w:before="100" w:after="100"/>
    </w:pPr>
    <w:rPr>
      <w:rFonts w:eastAsia="ヒラギノ角ゴ Pro W3"/>
      <w:color w:val="000000"/>
      <w:sz w:val="24"/>
    </w:rPr>
  </w:style>
  <w:style w:type="character" w:customStyle="1" w:styleId="BalloonTextChar1">
    <w:name w:val="Balloon Text Char1"/>
    <w:basedOn w:val="DefaultParagraphFont"/>
    <w:link w:val="BalloonText"/>
    <w:rsid w:val="00084FD0"/>
    <w:rPr>
      <w:rFonts w:ascii="Tahoma" w:eastAsia="ヒラギノ角ゴ Pro W3" w:hAnsi="Tahoma" w:cs="Tahoma"/>
      <w:color w:val="000000"/>
      <w:sz w:val="16"/>
      <w:szCs w:val="16"/>
    </w:rPr>
  </w:style>
  <w:style w:type="paragraph" w:customStyle="1" w:styleId="NoSpacing1">
    <w:name w:val="No Spacing1"/>
    <w:link w:val="NoSpacingChar"/>
    <w:uiPriority w:val="1"/>
    <w:rsid w:val="007B5E34"/>
    <w:rPr>
      <w:rFonts w:ascii="Calibri" w:hAnsi="Calibri"/>
    </w:rPr>
  </w:style>
  <w:style w:type="character" w:customStyle="1" w:styleId="NoSpacingChar">
    <w:name w:val="No Spacing Char"/>
    <w:basedOn w:val="DefaultParagraphFont"/>
    <w:link w:val="NoSpacing1"/>
    <w:uiPriority w:val="1"/>
    <w:rsid w:val="007B5E34"/>
    <w:rPr>
      <w:rFonts w:ascii="Calibri" w:hAnsi="Calibri"/>
      <w:sz w:val="22"/>
      <w:szCs w:val="22"/>
      <w:lang w:val="en-US" w:eastAsia="en-US" w:bidi="ar-SA"/>
    </w:rPr>
  </w:style>
  <w:style w:type="paragraph" w:customStyle="1" w:styleId="SmallSpacing">
    <w:name w:val="Small Spacing"/>
    <w:basedOn w:val="NoSpacing1"/>
    <w:link w:val="SmallSpacingChar"/>
    <w:rsid w:val="003F68C3"/>
    <w:pPr>
      <w:spacing w:after="240" w:line="300" w:lineRule="auto"/>
      <w:jc w:val="both"/>
    </w:pPr>
    <w:rPr>
      <w:rFonts w:ascii="Verdana" w:eastAsia="ヒラギノ角ゴ Pro W3" w:hAnsi="Verdana"/>
      <w:sz w:val="24"/>
    </w:rPr>
  </w:style>
  <w:style w:type="paragraph" w:styleId="Header">
    <w:name w:val="header"/>
    <w:basedOn w:val="Normal"/>
    <w:link w:val="HeaderChar"/>
    <w:locked/>
    <w:rsid w:val="002E3855"/>
    <w:pPr>
      <w:tabs>
        <w:tab w:val="center" w:pos="4680"/>
        <w:tab w:val="right" w:pos="9360"/>
      </w:tabs>
    </w:pPr>
  </w:style>
  <w:style w:type="character" w:customStyle="1" w:styleId="SmallSpacingChar">
    <w:name w:val="Small Spacing Char"/>
    <w:basedOn w:val="NoSpacingChar"/>
    <w:link w:val="SmallSpacing"/>
    <w:rsid w:val="003F68C3"/>
    <w:rPr>
      <w:rFonts w:ascii="Verdana" w:eastAsia="ヒラギノ角ゴ Pro W3" w:hAnsi="Verdana"/>
      <w:sz w:val="24"/>
      <w:szCs w:val="22"/>
      <w:lang w:val="en-US" w:eastAsia="en-US" w:bidi="ar-SA"/>
    </w:rPr>
  </w:style>
  <w:style w:type="character" w:customStyle="1" w:styleId="HeaderChar">
    <w:name w:val="Header Char"/>
    <w:basedOn w:val="DefaultParagraphFont"/>
    <w:link w:val="Header"/>
    <w:rsid w:val="002E3855"/>
    <w:rPr>
      <w:rFonts w:ascii="Times" w:eastAsia="ヒラギノ角ゴ Pro W3" w:hAnsi="Times"/>
      <w:color w:val="000000"/>
      <w:sz w:val="24"/>
      <w:szCs w:val="24"/>
    </w:rPr>
  </w:style>
  <w:style w:type="paragraph" w:styleId="Footer">
    <w:name w:val="footer"/>
    <w:basedOn w:val="Normal"/>
    <w:link w:val="FooterChar"/>
    <w:uiPriority w:val="99"/>
    <w:unhideWhenUsed/>
    <w:locked/>
    <w:rsid w:val="00772ACD"/>
    <w:pPr>
      <w:tabs>
        <w:tab w:val="center" w:pos="4320"/>
        <w:tab w:val="right" w:pos="8640"/>
      </w:tabs>
    </w:pPr>
    <w:rPr>
      <w:rFonts w:ascii="Calibri" w:eastAsia="Times New Roman" w:hAnsi="Calibri"/>
    </w:rPr>
  </w:style>
  <w:style w:type="character" w:customStyle="1" w:styleId="FooterChar">
    <w:name w:val="Footer Char"/>
    <w:basedOn w:val="DefaultParagraphFont"/>
    <w:link w:val="Footer"/>
    <w:uiPriority w:val="99"/>
    <w:rsid w:val="00772ACD"/>
    <w:rPr>
      <w:rFonts w:ascii="Calibri" w:eastAsia="Times New Roman" w:hAnsi="Calibri" w:cs="Times New Roman"/>
      <w:sz w:val="22"/>
      <w:szCs w:val="22"/>
    </w:rPr>
  </w:style>
  <w:style w:type="paragraph" w:customStyle="1" w:styleId="SSHeading2">
    <w:name w:val="SS Heading 2"/>
    <w:basedOn w:val="Normal"/>
    <w:link w:val="SSHeading2Char"/>
    <w:rsid w:val="00453437"/>
    <w:pPr>
      <w:spacing w:before="120" w:after="120"/>
    </w:pPr>
    <w:rPr>
      <w:rFonts w:ascii="Sheffield" w:hAnsi="Sheffield"/>
      <w:color w:val="365F91"/>
      <w:sz w:val="36"/>
    </w:rPr>
  </w:style>
  <w:style w:type="paragraph" w:customStyle="1" w:styleId="SSTip">
    <w:name w:val="SS Tip"/>
    <w:basedOn w:val="SSHeading2"/>
    <w:link w:val="SSTipChar"/>
    <w:rsid w:val="00453437"/>
    <w:rPr>
      <w:color w:val="0F243E"/>
      <w:sz w:val="28"/>
    </w:rPr>
  </w:style>
  <w:style w:type="character" w:customStyle="1" w:styleId="SSHeading2Char">
    <w:name w:val="SS Heading 2 Char"/>
    <w:basedOn w:val="DefaultParagraphFont"/>
    <w:link w:val="SSHeading2"/>
    <w:rsid w:val="00453437"/>
    <w:rPr>
      <w:rFonts w:ascii="Sheffield" w:eastAsia="ヒラギノ角ゴ Pro W3" w:hAnsi="Sheffield"/>
      <w:color w:val="365F91"/>
      <w:sz w:val="36"/>
      <w:szCs w:val="24"/>
    </w:rPr>
  </w:style>
  <w:style w:type="paragraph" w:customStyle="1" w:styleId="SSQuote">
    <w:name w:val="SS Quote"/>
    <w:basedOn w:val="SmallSpacing"/>
    <w:link w:val="SSQuoteChar"/>
    <w:rsid w:val="003F68C3"/>
    <w:pPr>
      <w:ind w:left="432" w:right="432"/>
      <w:jc w:val="center"/>
    </w:pPr>
    <w:rPr>
      <w:i/>
      <w:color w:val="365F91"/>
    </w:rPr>
  </w:style>
  <w:style w:type="character" w:customStyle="1" w:styleId="SSTipChar">
    <w:name w:val="SS Tip Char"/>
    <w:basedOn w:val="SSHeading2Char"/>
    <w:link w:val="SSTip"/>
    <w:rsid w:val="00453437"/>
    <w:rPr>
      <w:rFonts w:ascii="Sheffield" w:eastAsia="ヒラギノ角ゴ Pro W3" w:hAnsi="Sheffield"/>
      <w:color w:val="0F243E"/>
      <w:sz w:val="28"/>
      <w:szCs w:val="24"/>
    </w:rPr>
  </w:style>
  <w:style w:type="paragraph" w:customStyle="1" w:styleId="SSTipText">
    <w:name w:val="SS Tip Text"/>
    <w:basedOn w:val="Normal"/>
    <w:link w:val="SSTipTextChar"/>
    <w:rsid w:val="00025032"/>
    <w:rPr>
      <w:rFonts w:ascii="Verdana" w:hAnsi="Verdana"/>
      <w:i/>
      <w:color w:val="365F91"/>
    </w:rPr>
  </w:style>
  <w:style w:type="character" w:customStyle="1" w:styleId="SSQuoteChar">
    <w:name w:val="SS Quote Char"/>
    <w:basedOn w:val="SmallSpacingChar"/>
    <w:link w:val="SSQuote"/>
    <w:rsid w:val="003F68C3"/>
    <w:rPr>
      <w:rFonts w:ascii="Verdana" w:eastAsia="ヒラギノ角ゴ Pro W3" w:hAnsi="Verdana"/>
      <w:i/>
      <w:color w:val="365F91"/>
      <w:sz w:val="24"/>
      <w:szCs w:val="22"/>
      <w:lang w:val="en-US" w:eastAsia="en-US" w:bidi="ar-SA"/>
    </w:rPr>
  </w:style>
  <w:style w:type="character" w:customStyle="1" w:styleId="SSTipTextChar">
    <w:name w:val="SS Tip Text Char"/>
    <w:basedOn w:val="DefaultParagraphFont"/>
    <w:link w:val="SSTipText"/>
    <w:rsid w:val="00025032"/>
    <w:rPr>
      <w:rFonts w:ascii="Verdana" w:eastAsia="ヒラギノ角ゴ Pro W3" w:hAnsi="Verdana"/>
      <w:i/>
      <w:color w:val="365F91"/>
      <w:sz w:val="22"/>
      <w:szCs w:val="22"/>
    </w:rPr>
  </w:style>
  <w:style w:type="character" w:styleId="CommentReference">
    <w:name w:val="annotation reference"/>
    <w:basedOn w:val="DefaultParagraphFont"/>
    <w:locked/>
    <w:rsid w:val="000172DE"/>
    <w:rPr>
      <w:sz w:val="16"/>
      <w:szCs w:val="16"/>
    </w:rPr>
  </w:style>
  <w:style w:type="paragraph" w:styleId="CommentText">
    <w:name w:val="annotation text"/>
    <w:basedOn w:val="Normal"/>
    <w:link w:val="CommentTextChar"/>
    <w:locked/>
    <w:rsid w:val="000172DE"/>
    <w:rPr>
      <w:sz w:val="20"/>
      <w:szCs w:val="20"/>
    </w:rPr>
  </w:style>
  <w:style w:type="character" w:customStyle="1" w:styleId="CommentTextChar">
    <w:name w:val="Comment Text Char"/>
    <w:basedOn w:val="DefaultParagraphFont"/>
    <w:link w:val="CommentText"/>
    <w:rsid w:val="000172DE"/>
    <w:rPr>
      <w:rFonts w:ascii="Times" w:eastAsia="ヒラギノ角ゴ Pro W3" w:hAnsi="Times"/>
      <w:color w:val="000000"/>
    </w:rPr>
  </w:style>
  <w:style w:type="paragraph" w:styleId="CommentSubject">
    <w:name w:val="annotation subject"/>
    <w:basedOn w:val="CommentText"/>
    <w:next w:val="CommentText"/>
    <w:link w:val="CommentSubjectChar"/>
    <w:locked/>
    <w:rsid w:val="000172DE"/>
    <w:rPr>
      <w:b/>
      <w:bCs/>
    </w:rPr>
  </w:style>
  <w:style w:type="character" w:customStyle="1" w:styleId="CommentSubjectChar">
    <w:name w:val="Comment Subject Char"/>
    <w:basedOn w:val="CommentTextChar"/>
    <w:link w:val="CommentSubject"/>
    <w:rsid w:val="000172DE"/>
    <w:rPr>
      <w:rFonts w:ascii="Times" w:eastAsia="ヒラギノ角ゴ Pro W3" w:hAnsi="Times"/>
      <w:b/>
      <w:bCs/>
      <w:color w:val="000000"/>
    </w:rPr>
  </w:style>
  <w:style w:type="paragraph" w:styleId="Revision">
    <w:name w:val="Revision"/>
    <w:hidden/>
    <w:uiPriority w:val="99"/>
    <w:semiHidden/>
    <w:rsid w:val="005A3E75"/>
    <w:rPr>
      <w:rFonts w:ascii="Times" w:eastAsia="ヒラギノ角ゴ Pro W3" w:hAnsi="Times"/>
      <w:color w:val="000000"/>
      <w:sz w:val="24"/>
      <w:szCs w:val="24"/>
    </w:rPr>
  </w:style>
  <w:style w:type="character" w:customStyle="1" w:styleId="Heading1Char">
    <w:name w:val="Heading 1 Char"/>
    <w:basedOn w:val="DefaultParagraphFont"/>
    <w:link w:val="Heading1"/>
    <w:uiPriority w:val="9"/>
    <w:rsid w:val="00AD2616"/>
    <w:rPr>
      <w:rFonts w:eastAsiaTheme="majorEastAsia" w:cstheme="majorBidi"/>
      <w:b/>
      <w:bCs/>
      <w:color w:val="365F91" w:themeColor="accent1" w:themeShade="BF"/>
      <w:sz w:val="32"/>
      <w:szCs w:val="28"/>
    </w:rPr>
  </w:style>
  <w:style w:type="paragraph" w:customStyle="1" w:styleId="StepBullet">
    <w:name w:val="Step Bullet"/>
    <w:basedOn w:val="Normal"/>
    <w:link w:val="StepBulletChar"/>
    <w:rsid w:val="00706BE1"/>
    <w:pPr>
      <w:tabs>
        <w:tab w:val="num" w:pos="880"/>
      </w:tabs>
      <w:ind w:left="880" w:hanging="340"/>
    </w:pPr>
    <w:rPr>
      <w:bCs/>
    </w:rPr>
  </w:style>
  <w:style w:type="character" w:customStyle="1" w:styleId="StepBulletChar">
    <w:name w:val="Step Bullet Char"/>
    <w:basedOn w:val="DefaultParagraphFont"/>
    <w:link w:val="StepBullet"/>
    <w:rsid w:val="00706BE1"/>
    <w:rPr>
      <w:rFonts w:ascii="Segoe" w:eastAsia="Segoe" w:hAnsi="Segoe" w:cs="Segoe"/>
      <w:bCs/>
      <w:sz w:val="22"/>
      <w:szCs w:val="22"/>
      <w:lang w:eastAsia="ja-JP"/>
    </w:rPr>
  </w:style>
  <w:style w:type="paragraph" w:customStyle="1" w:styleId="IndentedNormal">
    <w:name w:val="Indented Normal"/>
    <w:basedOn w:val="Normal"/>
    <w:link w:val="IndentedNormalChar"/>
    <w:rsid w:val="00706BE1"/>
    <w:pPr>
      <w:ind w:left="900"/>
    </w:pPr>
  </w:style>
  <w:style w:type="character" w:customStyle="1" w:styleId="IndentedNormalChar">
    <w:name w:val="Indented Normal Char"/>
    <w:basedOn w:val="DefaultParagraphFont"/>
    <w:link w:val="IndentedNormal"/>
    <w:rsid w:val="00706BE1"/>
    <w:rPr>
      <w:rFonts w:ascii="Segoe" w:eastAsia="Segoe" w:hAnsi="Segoe" w:cs="Segoe"/>
      <w:sz w:val="22"/>
      <w:lang w:eastAsia="ja-JP"/>
    </w:rPr>
  </w:style>
  <w:style w:type="character" w:customStyle="1" w:styleId="Heading2Char">
    <w:name w:val="Heading 2 Char"/>
    <w:basedOn w:val="DefaultParagraphFont"/>
    <w:link w:val="Heading2"/>
    <w:uiPriority w:val="9"/>
    <w:rsid w:val="00AD2616"/>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AD2616"/>
    <w:rPr>
      <w:rFonts w:eastAsiaTheme="majorEastAsia" w:cstheme="majorBidi"/>
      <w:b/>
      <w:bCs/>
      <w:color w:val="4F81BD" w:themeColor="accent1"/>
      <w:sz w:val="24"/>
    </w:rPr>
  </w:style>
  <w:style w:type="character" w:customStyle="1" w:styleId="Heading4Char">
    <w:name w:val="Heading 4 Char"/>
    <w:basedOn w:val="DefaultParagraphFont"/>
    <w:link w:val="Heading4"/>
    <w:uiPriority w:val="9"/>
    <w:rsid w:val="00C809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809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09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80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8098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C8098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locked/>
    <w:rsid w:val="00C80989"/>
    <w:pPr>
      <w:spacing w:line="240" w:lineRule="auto"/>
    </w:pPr>
    <w:rPr>
      <w:b/>
      <w:bCs/>
      <w:color w:val="4F81BD" w:themeColor="accent1"/>
      <w:sz w:val="18"/>
      <w:szCs w:val="18"/>
    </w:rPr>
  </w:style>
  <w:style w:type="character" w:styleId="Strong">
    <w:name w:val="Strong"/>
    <w:basedOn w:val="DefaultParagraphFont"/>
    <w:uiPriority w:val="22"/>
    <w:qFormat/>
    <w:locked/>
    <w:rsid w:val="00C80989"/>
    <w:rPr>
      <w:b/>
      <w:bCs/>
    </w:rPr>
  </w:style>
  <w:style w:type="paragraph" w:styleId="ListParagraph">
    <w:name w:val="List Paragraph"/>
    <w:basedOn w:val="Normal"/>
    <w:uiPriority w:val="34"/>
    <w:qFormat/>
    <w:rsid w:val="00C80989"/>
    <w:pPr>
      <w:ind w:left="720"/>
      <w:contextualSpacing/>
    </w:pPr>
  </w:style>
  <w:style w:type="paragraph" w:styleId="TOCHeading">
    <w:name w:val="TOC Heading"/>
    <w:basedOn w:val="Heading1"/>
    <w:next w:val="Normal"/>
    <w:uiPriority w:val="39"/>
    <w:semiHidden/>
    <w:unhideWhenUsed/>
    <w:qFormat/>
    <w:rsid w:val="00C80989"/>
    <w:pPr>
      <w:outlineLvl w:val="9"/>
    </w:pPr>
  </w:style>
  <w:style w:type="paragraph" w:styleId="Title">
    <w:name w:val="Title"/>
    <w:basedOn w:val="Normal"/>
    <w:next w:val="Normal"/>
    <w:link w:val="TitleChar"/>
    <w:uiPriority w:val="10"/>
    <w:qFormat/>
    <w:rsid w:val="00C809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809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80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8098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80989"/>
    <w:rPr>
      <w:i/>
      <w:iCs/>
    </w:rPr>
  </w:style>
  <w:style w:type="paragraph" w:styleId="NoSpacing">
    <w:name w:val="No Spacing"/>
    <w:uiPriority w:val="1"/>
    <w:qFormat/>
    <w:rsid w:val="00C80989"/>
    <w:pPr>
      <w:spacing w:after="0" w:line="240" w:lineRule="auto"/>
    </w:pPr>
  </w:style>
  <w:style w:type="paragraph" w:styleId="Quote">
    <w:name w:val="Quote"/>
    <w:basedOn w:val="Normal"/>
    <w:next w:val="Normal"/>
    <w:link w:val="QuoteChar"/>
    <w:uiPriority w:val="29"/>
    <w:qFormat/>
    <w:rsid w:val="00C80989"/>
    <w:rPr>
      <w:i/>
      <w:iCs/>
      <w:color w:val="000000" w:themeColor="text1"/>
    </w:rPr>
  </w:style>
  <w:style w:type="character" w:customStyle="1" w:styleId="QuoteChar">
    <w:name w:val="Quote Char"/>
    <w:basedOn w:val="DefaultParagraphFont"/>
    <w:link w:val="Quote"/>
    <w:uiPriority w:val="29"/>
    <w:rsid w:val="00C80989"/>
    <w:rPr>
      <w:i/>
      <w:iCs/>
      <w:color w:val="000000" w:themeColor="text1"/>
    </w:rPr>
  </w:style>
  <w:style w:type="paragraph" w:styleId="IntenseQuote">
    <w:name w:val="Intense Quote"/>
    <w:basedOn w:val="Normal"/>
    <w:next w:val="Normal"/>
    <w:link w:val="IntenseQuoteChar"/>
    <w:uiPriority w:val="30"/>
    <w:qFormat/>
    <w:rsid w:val="00C809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0989"/>
    <w:rPr>
      <w:b/>
      <w:bCs/>
      <w:i/>
      <w:iCs/>
      <w:color w:val="4F81BD" w:themeColor="accent1"/>
    </w:rPr>
  </w:style>
  <w:style w:type="character" w:styleId="SubtleEmphasis">
    <w:name w:val="Subtle Emphasis"/>
    <w:basedOn w:val="DefaultParagraphFont"/>
    <w:uiPriority w:val="19"/>
    <w:qFormat/>
    <w:rsid w:val="00C80989"/>
    <w:rPr>
      <w:i/>
      <w:iCs/>
      <w:color w:val="808080" w:themeColor="text1" w:themeTint="7F"/>
    </w:rPr>
  </w:style>
  <w:style w:type="character" w:styleId="IntenseEmphasis">
    <w:name w:val="Intense Emphasis"/>
    <w:basedOn w:val="DefaultParagraphFont"/>
    <w:uiPriority w:val="21"/>
    <w:qFormat/>
    <w:rsid w:val="00C80989"/>
    <w:rPr>
      <w:b/>
      <w:bCs/>
      <w:i/>
      <w:iCs/>
      <w:color w:val="4F81BD" w:themeColor="accent1"/>
    </w:rPr>
  </w:style>
  <w:style w:type="character" w:styleId="SubtleReference">
    <w:name w:val="Subtle Reference"/>
    <w:basedOn w:val="DefaultParagraphFont"/>
    <w:uiPriority w:val="31"/>
    <w:qFormat/>
    <w:rsid w:val="00C80989"/>
    <w:rPr>
      <w:smallCaps/>
      <w:color w:val="C0504D" w:themeColor="accent2"/>
      <w:u w:val="single"/>
    </w:rPr>
  </w:style>
  <w:style w:type="character" w:styleId="IntenseReference">
    <w:name w:val="Intense Reference"/>
    <w:basedOn w:val="DefaultParagraphFont"/>
    <w:uiPriority w:val="32"/>
    <w:qFormat/>
    <w:rsid w:val="00C80989"/>
    <w:rPr>
      <w:b/>
      <w:bCs/>
      <w:smallCaps/>
      <w:color w:val="C0504D" w:themeColor="accent2"/>
      <w:spacing w:val="5"/>
      <w:u w:val="single"/>
    </w:rPr>
  </w:style>
  <w:style w:type="character" w:styleId="BookTitle">
    <w:name w:val="Book Title"/>
    <w:basedOn w:val="DefaultParagraphFont"/>
    <w:uiPriority w:val="33"/>
    <w:qFormat/>
    <w:rsid w:val="00C80989"/>
    <w:rPr>
      <w:b/>
      <w:bCs/>
      <w:smallCaps/>
      <w:spacing w:val="5"/>
    </w:rPr>
  </w:style>
  <w:style w:type="paragraph" w:styleId="TOC1">
    <w:name w:val="toc 1"/>
    <w:basedOn w:val="Normal"/>
    <w:next w:val="Normal"/>
    <w:autoRedefine/>
    <w:uiPriority w:val="39"/>
    <w:locked/>
    <w:rsid w:val="00B90F98"/>
    <w:pPr>
      <w:spacing w:after="100"/>
    </w:pPr>
  </w:style>
  <w:style w:type="paragraph" w:styleId="TOC2">
    <w:name w:val="toc 2"/>
    <w:basedOn w:val="Normal"/>
    <w:next w:val="Normal"/>
    <w:autoRedefine/>
    <w:uiPriority w:val="39"/>
    <w:locked/>
    <w:rsid w:val="00B90F98"/>
    <w:pPr>
      <w:spacing w:after="100"/>
      <w:ind w:left="220"/>
    </w:pPr>
  </w:style>
  <w:style w:type="character" w:styleId="Hyperlink">
    <w:name w:val="Hyperlink"/>
    <w:basedOn w:val="DefaultParagraphFont"/>
    <w:uiPriority w:val="99"/>
    <w:unhideWhenUsed/>
    <w:locked/>
    <w:rsid w:val="00B90F98"/>
    <w:rPr>
      <w:color w:val="0000FF" w:themeColor="hyperlink"/>
      <w:u w:val="single"/>
    </w:rPr>
  </w:style>
  <w:style w:type="paragraph" w:styleId="ListBullet">
    <w:name w:val="List Bullet"/>
    <w:basedOn w:val="Normal"/>
    <w:locked/>
    <w:rsid w:val="00AF292C"/>
    <w:pPr>
      <w:numPr>
        <w:numId w:val="17"/>
      </w:numPr>
      <w:contextualSpacing/>
    </w:pPr>
  </w:style>
  <w:style w:type="character" w:styleId="FollowedHyperlink">
    <w:name w:val="FollowedHyperlink"/>
    <w:basedOn w:val="DefaultParagraphFont"/>
    <w:locked/>
    <w:rsid w:val="00171F31"/>
    <w:rPr>
      <w:color w:val="800080" w:themeColor="followedHyperlink"/>
      <w:u w:val="single"/>
    </w:rPr>
  </w:style>
  <w:style w:type="table" w:styleId="TableGrid">
    <w:name w:val="Table Grid"/>
    <w:basedOn w:val="TableNormal"/>
    <w:locked/>
    <w:rsid w:val="00DB3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locked/>
    <w:rsid w:val="00A95897"/>
    <w:pPr>
      <w:spacing w:after="0" w:line="240" w:lineRule="auto"/>
    </w:pPr>
    <w:rPr>
      <w:sz w:val="24"/>
      <w:szCs w:val="24"/>
    </w:rPr>
  </w:style>
  <w:style w:type="character" w:customStyle="1" w:styleId="FootnoteTextChar">
    <w:name w:val="Footnote Text Char"/>
    <w:basedOn w:val="DefaultParagraphFont"/>
    <w:link w:val="FootnoteText"/>
    <w:rsid w:val="00A95897"/>
    <w:rPr>
      <w:sz w:val="24"/>
      <w:szCs w:val="24"/>
    </w:rPr>
  </w:style>
  <w:style w:type="character" w:styleId="FootnoteReference">
    <w:name w:val="footnote reference"/>
    <w:basedOn w:val="DefaultParagraphFont"/>
    <w:locked/>
    <w:rsid w:val="00A958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10847">
      <w:bodyDiv w:val="1"/>
      <w:marLeft w:val="0"/>
      <w:marRight w:val="0"/>
      <w:marTop w:val="0"/>
      <w:marBottom w:val="0"/>
      <w:divBdr>
        <w:top w:val="none" w:sz="0" w:space="0" w:color="auto"/>
        <w:left w:val="none" w:sz="0" w:space="0" w:color="auto"/>
        <w:bottom w:val="none" w:sz="0" w:space="0" w:color="auto"/>
        <w:right w:val="none" w:sz="0" w:space="0" w:color="auto"/>
      </w:divBdr>
    </w:div>
    <w:div w:id="950086132">
      <w:bodyDiv w:val="1"/>
      <w:marLeft w:val="0"/>
      <w:marRight w:val="0"/>
      <w:marTop w:val="0"/>
      <w:marBottom w:val="0"/>
      <w:divBdr>
        <w:top w:val="none" w:sz="0" w:space="0" w:color="auto"/>
        <w:left w:val="none" w:sz="0" w:space="0" w:color="auto"/>
        <w:bottom w:val="none" w:sz="0" w:space="0" w:color="auto"/>
        <w:right w:val="none" w:sz="0" w:space="0" w:color="auto"/>
      </w:divBdr>
    </w:div>
    <w:div w:id="1411731663">
      <w:bodyDiv w:val="1"/>
      <w:marLeft w:val="0"/>
      <w:marRight w:val="0"/>
      <w:marTop w:val="0"/>
      <w:marBottom w:val="0"/>
      <w:divBdr>
        <w:top w:val="none" w:sz="0" w:space="0" w:color="auto"/>
        <w:left w:val="none" w:sz="0" w:space="0" w:color="auto"/>
        <w:bottom w:val="none" w:sz="0" w:space="0" w:color="auto"/>
        <w:right w:val="none" w:sz="0" w:space="0" w:color="auto"/>
      </w:divBdr>
    </w:div>
    <w:div w:id="1815565546">
      <w:bodyDiv w:val="1"/>
      <w:marLeft w:val="0"/>
      <w:marRight w:val="0"/>
      <w:marTop w:val="0"/>
      <w:marBottom w:val="0"/>
      <w:divBdr>
        <w:top w:val="none" w:sz="0" w:space="0" w:color="auto"/>
        <w:left w:val="none" w:sz="0" w:space="0" w:color="auto"/>
        <w:bottom w:val="none" w:sz="0" w:space="0" w:color="auto"/>
        <w:right w:val="none" w:sz="0" w:space="0" w:color="auto"/>
      </w:divBdr>
    </w:div>
    <w:div w:id="2053995053">
      <w:bodyDiv w:val="1"/>
      <w:marLeft w:val="0"/>
      <w:marRight w:val="0"/>
      <w:marTop w:val="0"/>
      <w:marBottom w:val="0"/>
      <w:divBdr>
        <w:top w:val="none" w:sz="0" w:space="0" w:color="auto"/>
        <w:left w:val="none" w:sz="0" w:space="0" w:color="auto"/>
        <w:bottom w:val="none" w:sz="0" w:space="0" w:color="auto"/>
        <w:right w:val="none" w:sz="0" w:space="0" w:color="auto"/>
      </w:divBdr>
    </w:div>
    <w:div w:id="2110854729">
      <w:bodyDiv w:val="1"/>
      <w:marLeft w:val="0"/>
      <w:marRight w:val="0"/>
      <w:marTop w:val="0"/>
      <w:marBottom w:val="0"/>
      <w:divBdr>
        <w:top w:val="none" w:sz="0" w:space="0" w:color="auto"/>
        <w:left w:val="none" w:sz="0" w:space="0" w:color="auto"/>
        <w:bottom w:val="none" w:sz="0" w:space="0" w:color="auto"/>
        <w:right w:val="none" w:sz="0" w:space="0" w:color="auto"/>
      </w:divBdr>
      <w:divsChild>
        <w:div w:id="214709030">
          <w:marLeft w:val="907"/>
          <w:marRight w:val="0"/>
          <w:marTop w:val="168"/>
          <w:marBottom w:val="0"/>
          <w:divBdr>
            <w:top w:val="none" w:sz="0" w:space="0" w:color="auto"/>
            <w:left w:val="none" w:sz="0" w:space="0" w:color="auto"/>
            <w:bottom w:val="none" w:sz="0" w:space="0" w:color="auto"/>
            <w:right w:val="none" w:sz="0" w:space="0" w:color="auto"/>
          </w:divBdr>
        </w:div>
        <w:div w:id="1117523669">
          <w:marLeft w:val="907"/>
          <w:marRight w:val="0"/>
          <w:marTop w:val="168"/>
          <w:marBottom w:val="0"/>
          <w:divBdr>
            <w:top w:val="none" w:sz="0" w:space="0" w:color="auto"/>
            <w:left w:val="none" w:sz="0" w:space="0" w:color="auto"/>
            <w:bottom w:val="none" w:sz="0" w:space="0" w:color="auto"/>
            <w:right w:val="none" w:sz="0" w:space="0" w:color="auto"/>
          </w:divBdr>
        </w:div>
        <w:div w:id="1778059491">
          <w:marLeft w:val="907"/>
          <w:marRight w:val="0"/>
          <w:marTop w:val="16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3665D8-2A3A-4DB4-97BA-05D4F7332BDB}">
  <ds:schemaRefs>
    <ds:schemaRef ds:uri="http://schemas.openxmlformats.org/officeDocument/2006/bibliography"/>
  </ds:schemaRefs>
</ds:datastoreItem>
</file>

<file path=customXml/itemProps2.xml><?xml version="1.0" encoding="utf-8"?>
<ds:datastoreItem xmlns:ds="http://schemas.openxmlformats.org/officeDocument/2006/customXml" ds:itemID="{7813A743-4578-4F43-9ED9-47FE9BF31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17</Pages>
  <Words>5176</Words>
  <Characters>29506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Scrum Basics</vt:lpstr>
    </vt:vector>
  </TitlesOfParts>
  <Company>Scrum.org</Company>
  <LinksUpToDate>false</LinksUpToDate>
  <CharactersWithSpaces>34613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 Basics</dc:title>
  <dc:subject>Software Development</dc:subject>
  <dc:creator>Ken Schwaber</dc:creator>
  <cp:keywords>Primer Guide Basics Scrum</cp:keywords>
  <cp:lastModifiedBy>Daniel</cp:lastModifiedBy>
  <cp:revision>27</cp:revision>
  <cp:lastPrinted>2011-07-20T12:20:00Z</cp:lastPrinted>
  <dcterms:created xsi:type="dcterms:W3CDTF">2011-07-21T19:39:00Z</dcterms:created>
  <dcterms:modified xsi:type="dcterms:W3CDTF">2011-08-01T23:24:00Z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Alex Armstrong</vt:lpwstr>
  </property>
</Properties>
</file>